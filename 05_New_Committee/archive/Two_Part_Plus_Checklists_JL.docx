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9A83" w14:textId="21DEE5F6" w:rsidR="007A03FF" w:rsidRDefault="00000000">
      <w:pPr>
        <w:pStyle w:val="Heading1"/>
        <w:jc w:val="center"/>
      </w:pPr>
      <w:r>
        <w:t xml:space="preserve">Proposal for a </w:t>
      </w:r>
      <w:r w:rsidR="00EA35FF">
        <w:t>System with Two</w:t>
      </w:r>
      <w:r>
        <w:t xml:space="preserve"> Student Survey Instrument</w:t>
      </w:r>
      <w:r w:rsidR="00EA35FF">
        <w:t>s</w:t>
      </w:r>
      <w:r w:rsidR="00F36286">
        <w:t xml:space="preserve"> and</w:t>
      </w:r>
      <w:r w:rsidR="002B1A30">
        <w:t xml:space="preserve"> </w:t>
      </w:r>
      <w:r w:rsidR="00F36286">
        <w:t xml:space="preserve">Peer-Evaluation </w:t>
      </w:r>
      <w:r w:rsidR="002B1A30">
        <w:t>Checklists</w:t>
      </w:r>
    </w:p>
    <w:p w14:paraId="1922AD37" w14:textId="144BB539" w:rsidR="00B55380" w:rsidRDefault="00000000" w:rsidP="00B55380">
      <w:pPr>
        <w:jc w:val="center"/>
        <w:rPr>
          <w:i/>
          <w:color w:val="666666"/>
          <w:sz w:val="20"/>
        </w:rPr>
      </w:pPr>
      <w:r>
        <w:rPr>
          <w:i/>
          <w:color w:val="666666"/>
          <w:sz w:val="20"/>
        </w:rPr>
        <w:t>Ad Hoc Committee on Student Perceptions of Teaching Effectiveness</w:t>
      </w:r>
      <w:r>
        <w:rPr>
          <w:i/>
          <w:color w:val="666666"/>
          <w:sz w:val="20"/>
        </w:rPr>
        <w:br/>
      </w:r>
      <w:r w:rsidR="00BC5D0A">
        <w:rPr>
          <w:i/>
          <w:color w:val="666666"/>
          <w:sz w:val="20"/>
        </w:rPr>
        <w:t>Third</w:t>
      </w:r>
      <w:r w:rsidR="00EE380A">
        <w:rPr>
          <w:i/>
          <w:color w:val="666666"/>
          <w:sz w:val="20"/>
        </w:rPr>
        <w:t xml:space="preserve"> d</w:t>
      </w:r>
      <w:r w:rsidR="00DE2E35">
        <w:rPr>
          <w:i/>
          <w:color w:val="666666"/>
          <w:sz w:val="20"/>
        </w:rPr>
        <w:t xml:space="preserve">raft prepared </w:t>
      </w:r>
      <w:r w:rsidR="00BC5D0A">
        <w:rPr>
          <w:i/>
          <w:color w:val="666666"/>
          <w:sz w:val="20"/>
        </w:rPr>
        <w:t xml:space="preserve">with input from </w:t>
      </w:r>
      <w:r w:rsidR="00DE2E35">
        <w:rPr>
          <w:i/>
          <w:color w:val="666666"/>
          <w:sz w:val="20"/>
        </w:rPr>
        <w:t xml:space="preserve">Anelise Sabbag </w:t>
      </w:r>
      <w:r w:rsidR="00EE380A">
        <w:rPr>
          <w:i/>
          <w:color w:val="666666"/>
          <w:sz w:val="20"/>
        </w:rPr>
        <w:t>(Statistics)</w:t>
      </w:r>
      <w:r w:rsidR="00BC5D0A">
        <w:rPr>
          <w:i/>
          <w:color w:val="666666"/>
          <w:sz w:val="20"/>
        </w:rPr>
        <w:t>, Patrick O’Sullivan (CTLT)</w:t>
      </w:r>
      <w:r w:rsidR="00EE380A">
        <w:rPr>
          <w:i/>
          <w:color w:val="666666"/>
          <w:sz w:val="20"/>
        </w:rPr>
        <w:t xml:space="preserve"> </w:t>
      </w:r>
      <w:r w:rsidR="00DE2E35">
        <w:rPr>
          <w:i/>
          <w:color w:val="666666"/>
          <w:sz w:val="20"/>
        </w:rPr>
        <w:t xml:space="preserve">and Eduardo Zambrano </w:t>
      </w:r>
      <w:r w:rsidR="00EE380A">
        <w:rPr>
          <w:i/>
          <w:color w:val="666666"/>
          <w:sz w:val="20"/>
        </w:rPr>
        <w:t xml:space="preserve">(Economics). </w:t>
      </w:r>
    </w:p>
    <w:p w14:paraId="053652AF" w14:textId="2D9332EA" w:rsidR="007A03FF" w:rsidRDefault="00B55380" w:rsidP="00B55380">
      <w:r>
        <w:t>This draft is a preliminary and incomplete working document, subject to additions and revisions.</w:t>
      </w:r>
      <w:r w:rsidR="00EE380A">
        <w:t xml:space="preserve"> </w:t>
      </w:r>
      <w:r>
        <w:t>Everyone’s i</w:t>
      </w:r>
      <w:r w:rsidR="00EE380A">
        <w:t>nput is most welcome.</w:t>
      </w:r>
    </w:p>
    <w:p w14:paraId="1AB1AA15" w14:textId="77777777" w:rsidR="00CC575E" w:rsidRDefault="00CC575E" w:rsidP="00B55380"/>
    <w:p w14:paraId="3F87D24D" w14:textId="10236C46" w:rsidR="00CC575E" w:rsidRPr="00CC575E" w:rsidRDefault="00CC575E" w:rsidP="00B55380">
      <w:pPr>
        <w:rPr>
          <w:i/>
          <w:color w:val="EE0000"/>
          <w:sz w:val="20"/>
        </w:rPr>
      </w:pPr>
      <w:r w:rsidRPr="00CC575E">
        <w:rPr>
          <w:color w:val="EE0000"/>
        </w:rPr>
        <w:t>The most important part of this document is its structure</w:t>
      </w:r>
      <w:r w:rsidR="005859D5">
        <w:rPr>
          <w:color w:val="EE0000"/>
        </w:rPr>
        <w:t xml:space="preserve"> and design principles</w:t>
      </w:r>
      <w:r w:rsidRPr="00CC575E">
        <w:rPr>
          <w:color w:val="EE0000"/>
        </w:rPr>
        <w:t>, not its details.</w:t>
      </w:r>
      <w:r w:rsidR="0006057F">
        <w:rPr>
          <w:color w:val="EE0000"/>
        </w:rPr>
        <w:t xml:space="preserve"> The details are to be finessed once we have principles of design that we can all agree on and feel comfortable presenting to the University Senate.</w:t>
      </w:r>
    </w:p>
    <w:p w14:paraId="0E64697D" w14:textId="3A3EFF28" w:rsidR="00EE380A" w:rsidRDefault="00EE380A" w:rsidP="00EE380A">
      <w:pPr>
        <w:pStyle w:val="Heading2"/>
        <w:numPr>
          <w:ilvl w:val="0"/>
          <w:numId w:val="10"/>
        </w:numPr>
      </w:pPr>
      <w:r>
        <w:t>Background / What the UFPA requires</w:t>
      </w:r>
    </w:p>
    <w:p w14:paraId="693DF80D" w14:textId="77777777" w:rsidR="00EE380A" w:rsidRPr="00EE380A" w:rsidRDefault="00EE380A" w:rsidP="00EE380A">
      <w:pPr>
        <w:pStyle w:val="Quote"/>
        <w:rPr>
          <w:b/>
          <w:bCs/>
        </w:rPr>
      </w:pPr>
      <w:r w:rsidRPr="00EE380A">
        <w:rPr>
          <w:bCs/>
        </w:rPr>
        <w:t>UFPA Section 7.2.5: Teaching Performance</w:t>
      </w:r>
    </w:p>
    <w:p w14:paraId="0961E8E9" w14:textId="77777777" w:rsidR="00EE380A" w:rsidRPr="00EE380A" w:rsidRDefault="00EE380A" w:rsidP="00EE380A">
      <w:pPr>
        <w:pStyle w:val="Quote"/>
      </w:pPr>
      <w:r w:rsidRPr="00EE380A">
        <w:t>7.2.5.1. In formulating recommendations for the retention, promotion, and tenure of teaching faculty, evaluators will place primary emphasis on success in instruction.</w:t>
      </w:r>
    </w:p>
    <w:p w14:paraId="0DB6F78D" w14:textId="046EDEFD" w:rsidR="00EE380A" w:rsidRDefault="00EE380A" w:rsidP="002B1A30">
      <w:pPr>
        <w:pStyle w:val="Quote"/>
      </w:pPr>
      <w:r w:rsidRPr="00EE380A">
        <w:t xml:space="preserve">7.2.5.2. Evaluators shall consider such factors as </w:t>
      </w:r>
      <w:r>
        <w:t xml:space="preserve">(1) </w:t>
      </w:r>
      <w:r w:rsidRPr="00EE380A">
        <w:t xml:space="preserve">the applicant’s competence in the discipline, </w:t>
      </w:r>
      <w:r>
        <w:t xml:space="preserve">(2) </w:t>
      </w:r>
      <w:r w:rsidRPr="00EE380A">
        <w:t xml:space="preserve">ability to communicate ideas effectively, </w:t>
      </w:r>
      <w:r>
        <w:t xml:space="preserve">(3) </w:t>
      </w:r>
      <w:r w:rsidRPr="00EE380A">
        <w:t>versatility of teaching techniques</w:t>
      </w:r>
      <w:r>
        <w:t>, (4)</w:t>
      </w:r>
      <w:r w:rsidRPr="00EE380A">
        <w:t xml:space="preserve"> appropriateness of teaching techniques, </w:t>
      </w:r>
      <w:r>
        <w:t xml:space="preserve">(5) </w:t>
      </w:r>
      <w:r w:rsidRPr="00EE380A">
        <w:t xml:space="preserve">organization of courses, </w:t>
      </w:r>
      <w:commentRangeStart w:id="0"/>
      <w:r>
        <w:t xml:space="preserve">(6) </w:t>
      </w:r>
      <w:r w:rsidRPr="00EE380A">
        <w:t xml:space="preserve">relevance of instruction to course objectives, </w:t>
      </w:r>
      <w:r>
        <w:t xml:space="preserve">(7) </w:t>
      </w:r>
      <w:r w:rsidRPr="00EE380A">
        <w:t>methods of evaluating student achievement</w:t>
      </w:r>
      <w:commentRangeEnd w:id="0"/>
      <w:r w:rsidR="00471E24" w:rsidRPr="00EE380A">
        <w:rPr>
          <w:rStyle w:val="CommentReference"/>
          <w:sz w:val="20"/>
          <w:szCs w:val="22"/>
        </w:rPr>
        <w:commentReference w:id="0"/>
      </w:r>
      <w:r w:rsidRPr="00EE380A">
        <w:t>, </w:t>
      </w:r>
      <w:r>
        <w:t xml:space="preserve">(8) </w:t>
      </w:r>
      <w:r w:rsidRPr="00EE380A">
        <w:t xml:space="preserve">relationship with students in class, </w:t>
      </w:r>
      <w:commentRangeStart w:id="1"/>
      <w:r>
        <w:t xml:space="preserve">(9) </w:t>
      </w:r>
      <w:r w:rsidRPr="00EE380A">
        <w:t>effectiveness of student advising</w:t>
      </w:r>
      <w:commentRangeEnd w:id="1"/>
      <w:r w:rsidR="00471E24" w:rsidRPr="00EE380A">
        <w:rPr>
          <w:rStyle w:val="CommentReference"/>
          <w:sz w:val="20"/>
          <w:szCs w:val="22"/>
        </w:rPr>
        <w:commentReference w:id="1"/>
      </w:r>
      <w:r w:rsidRPr="00EE380A">
        <w:t xml:space="preserve">, and </w:t>
      </w:r>
      <w:r>
        <w:t xml:space="preserve">(10) </w:t>
      </w:r>
      <w:r w:rsidRPr="00EE380A">
        <w:t>other factors relating to performance as an instructor.</w:t>
      </w:r>
    </w:p>
    <w:p w14:paraId="584D6939" w14:textId="01CDBE90" w:rsidR="00EE380A" w:rsidRDefault="00EE380A" w:rsidP="00EE380A">
      <w:r>
        <w:t>(The enumeration from one to ten was added to the original)</w:t>
      </w:r>
    </w:p>
    <w:p w14:paraId="100EB4CE" w14:textId="40277999" w:rsidR="007A03FF" w:rsidRDefault="00000000">
      <w:pPr>
        <w:pStyle w:val="Heading2"/>
      </w:pPr>
      <w:r>
        <w:t>1. Introduction / Rationale</w:t>
      </w:r>
    </w:p>
    <w:p w14:paraId="1F3B0347" w14:textId="40E875D1" w:rsidR="007A03FF" w:rsidRDefault="00000000">
      <w:r>
        <w:t xml:space="preserve">This proposal presents a student survey instrument </w:t>
      </w:r>
      <w:r w:rsidR="00E95E71">
        <w:t xml:space="preserve">system </w:t>
      </w:r>
      <w:r>
        <w:t xml:space="preserve">composed of </w:t>
      </w:r>
      <w:r w:rsidRPr="00BC5D0A">
        <w:rPr>
          <w:b/>
          <w:bCs/>
        </w:rPr>
        <w:t xml:space="preserve">two </w:t>
      </w:r>
      <w:r w:rsidR="00E95E71" w:rsidRPr="00BC5D0A">
        <w:rPr>
          <w:b/>
          <w:bCs/>
        </w:rPr>
        <w:t xml:space="preserve">legally and materially </w:t>
      </w:r>
      <w:r w:rsidRPr="00BC5D0A">
        <w:rPr>
          <w:b/>
          <w:bCs/>
        </w:rPr>
        <w:t>distinct parts</w:t>
      </w:r>
      <w:r>
        <w:t>—a summative component and a formative component—each serving a different purpose.</w:t>
      </w:r>
    </w:p>
    <w:p w14:paraId="35F9765D" w14:textId="415482D0" w:rsidR="007A03FF" w:rsidRDefault="00000000">
      <w:pPr>
        <w:pStyle w:val="ListBullet"/>
      </w:pPr>
      <w:r>
        <w:t>Summative component. The summative component addresses what the University Faculty Personnel Actions (UFPA) document requires regarding student evaluations (Section 7.2.5.4). Specifically, it helps evaluators assess Factor 8 (“relationship with students in class”).</w:t>
      </w:r>
      <w:r w:rsidR="00B55380">
        <w:t xml:space="preserve"> </w:t>
      </w:r>
    </w:p>
    <w:p w14:paraId="3E3E90C6" w14:textId="05649322" w:rsidR="007A03FF" w:rsidRDefault="00000000">
      <w:pPr>
        <w:pStyle w:val="ListBullet"/>
      </w:pPr>
      <w:r>
        <w:t>PAF inclusion. The summative component is the survey that is placed in the Personnel Action File (PAF).</w:t>
      </w:r>
    </w:p>
    <w:p w14:paraId="727382C0" w14:textId="5BA72E26" w:rsidR="00B55380" w:rsidRDefault="00000000" w:rsidP="00B55380">
      <w:pPr>
        <w:pStyle w:val="ListBullet"/>
      </w:pPr>
      <w:r>
        <w:t xml:space="preserve">Formative component. The formative component provides developmental feedback directly to the instructor. It is formally a separate survey and explicitly does not go to the PAF. </w:t>
      </w:r>
    </w:p>
    <w:p w14:paraId="454320D9" w14:textId="776AC73E" w:rsidR="007A03FF" w:rsidRDefault="00EB4936">
      <w:pPr>
        <w:pStyle w:val="ListBullet"/>
      </w:pPr>
      <w:r>
        <w:t>Checklists for other factors. The committee recommends the use of checklists for the evaluation of the other nine teaching performance factors per the UFPA Section 7.2.5 requirements</w:t>
      </w:r>
      <w:r w:rsidR="00520271">
        <w:t xml:space="preserve">, and consider </w:t>
      </w:r>
      <w:r w:rsidR="00520271">
        <w:lastRenderedPageBreak/>
        <w:t>syllabi, course materials, content management sites (such as Canvas) and class visits</w:t>
      </w:r>
      <w:r>
        <w:t xml:space="preserve">. See Appendix </w:t>
      </w:r>
      <w:r w:rsidR="00BC5D0A">
        <w:t>D</w:t>
      </w:r>
      <w:r>
        <w:t xml:space="preserve"> for examples of what those checklists could look like.</w:t>
      </w:r>
    </w:p>
    <w:p w14:paraId="3B4FF3E2" w14:textId="1BD51B86" w:rsidR="007A03FF" w:rsidRDefault="00000000">
      <w:pPr>
        <w:pStyle w:val="Heading2"/>
      </w:pPr>
      <w:r>
        <w:t>2. Summative Part (Three Questions)</w:t>
      </w:r>
    </w:p>
    <w:p w14:paraId="228E59DE" w14:textId="2CB15D2C" w:rsidR="00E95E71" w:rsidRDefault="00E95E71">
      <w:r>
        <w:t>Below we outline the broad principles of design for the summative part.</w:t>
      </w:r>
    </w:p>
    <w:p w14:paraId="3A1AFD3B" w14:textId="77777777" w:rsidR="00E95E71" w:rsidRDefault="00E95E71" w:rsidP="00E95E71">
      <w:pPr>
        <w:pStyle w:val="ListBullet"/>
      </w:pPr>
      <w:r>
        <w:t xml:space="preserve">It is the only part that is placed in the Personnel Action File (PAF). </w:t>
      </w:r>
    </w:p>
    <w:p w14:paraId="054BFC3F" w14:textId="3183A4AD" w:rsidR="007A03FF" w:rsidRDefault="00000000" w:rsidP="00E95E71">
      <w:pPr>
        <w:pStyle w:val="ListBullet"/>
      </w:pPr>
      <w:r>
        <w:t xml:space="preserve">It is designed exclusively to help the evaluator assess Factor 8 </w:t>
      </w:r>
      <w:r w:rsidR="00EA35FF">
        <w:t>(“relationship with students in class”)</w:t>
      </w:r>
      <w:r>
        <w:t>.</w:t>
      </w:r>
    </w:p>
    <w:p w14:paraId="7A51F46D" w14:textId="7A90B5C5" w:rsidR="00E95E71" w:rsidRDefault="00E95E71" w:rsidP="00E95E71">
      <w:pPr>
        <w:pStyle w:val="ListBullet"/>
      </w:pPr>
      <w:r w:rsidRPr="00E95E71">
        <w:t xml:space="preserve">Items relating to teaching effectiveness, course effectiveness, course organization, </w:t>
      </w:r>
      <w:commentRangeStart w:id="2"/>
      <w:r w:rsidRPr="00E95E71">
        <w:t>course relevance</w:t>
      </w:r>
      <w:commentRangeEnd w:id="2"/>
      <w:r w:rsidR="000D5EF7" w:rsidRPr="00E95E71">
        <w:rPr>
          <w:rStyle w:val="CommentReference"/>
          <w:sz w:val="22"/>
          <w:szCs w:val="22"/>
        </w:rPr>
        <w:commentReference w:id="2"/>
      </w:r>
      <w:r w:rsidRPr="00E95E71">
        <w:t xml:space="preserve">, and so on should </w:t>
      </w:r>
      <w:ins w:id="3" w:author="Eduardo Zambrano" w:date="2026-02-19T13:49:00Z" w16du:dateUtc="2026-02-19T21:49:00Z">
        <w:r w:rsidR="00C01815">
          <w:t xml:space="preserve">not </w:t>
        </w:r>
      </w:ins>
      <w:r w:rsidRPr="00E95E71">
        <w:t xml:space="preserve">be </w:t>
      </w:r>
      <w:r w:rsidR="000B4174">
        <w:t>part of the summative part</w:t>
      </w:r>
      <w:r w:rsidRPr="00E95E71">
        <w:t xml:space="preserve">, because these are particularly susceptible to </w:t>
      </w:r>
      <w:r>
        <w:t>bias. See Appendix A.</w:t>
      </w:r>
    </w:p>
    <w:p w14:paraId="0D6E3B4C" w14:textId="3C921075" w:rsidR="000B4174" w:rsidRDefault="000B4174" w:rsidP="000B4174">
      <w:pPr>
        <w:pStyle w:val="ListBullet"/>
      </w:pPr>
      <w:commentRangeStart w:id="4"/>
      <w:r>
        <w:t xml:space="preserve">Items that the students are not qualified to assess, such as </w:t>
      </w:r>
      <w:r w:rsidRPr="000B4174">
        <w:t>disciplinary expertise, pedagogical effectiveness, and learning outcome attainment should not be part of the summative part.</w:t>
      </w:r>
      <w:commentRangeEnd w:id="4"/>
      <w:r w:rsidR="00471E24">
        <w:rPr>
          <w:rStyle w:val="CommentReference"/>
          <w:sz w:val="22"/>
          <w:szCs w:val="22"/>
        </w:rPr>
        <w:commentReference w:id="4"/>
      </w:r>
      <w:r>
        <w:t xml:space="preserve"> See the </w:t>
      </w:r>
      <w:hyperlink r:id="rId12" w:anchor="slide=id.g106f77e0e56_0_6" w:history="1">
        <w:r w:rsidRPr="002B1A30">
          <w:rPr>
            <w:rStyle w:val="Hyperlink"/>
          </w:rPr>
          <w:t xml:space="preserve">presentation by </w:t>
        </w:r>
        <w:r>
          <w:rPr>
            <w:rStyle w:val="Hyperlink"/>
          </w:rPr>
          <w:t xml:space="preserve">Committee Member </w:t>
        </w:r>
        <w:r w:rsidRPr="002B1A30">
          <w:rPr>
            <w:rStyle w:val="Hyperlink"/>
          </w:rPr>
          <w:t>Jeff Palmer</w:t>
        </w:r>
      </w:hyperlink>
      <w:r>
        <w:t>.</w:t>
      </w:r>
    </w:p>
    <w:p w14:paraId="0F54F0B2" w14:textId="4CF2CCE5" w:rsidR="00F90ACC" w:rsidRPr="000B4174" w:rsidRDefault="00F90ACC" w:rsidP="000B4174">
      <w:pPr>
        <w:pStyle w:val="ListBullet"/>
      </w:pPr>
      <w:r>
        <w:t>It does not contain an open-ended question.</w:t>
      </w:r>
    </w:p>
    <w:p w14:paraId="3EC82712" w14:textId="77777777" w:rsidR="000B4174" w:rsidRDefault="000B4174" w:rsidP="000B4174">
      <w:pPr>
        <w:pStyle w:val="ListBullet"/>
        <w:numPr>
          <w:ilvl w:val="0"/>
          <w:numId w:val="0"/>
        </w:numPr>
        <w:ind w:left="504" w:hanging="360"/>
      </w:pPr>
    </w:p>
    <w:p w14:paraId="244CF8FB" w14:textId="72129E55" w:rsidR="000B4174" w:rsidRDefault="00520271" w:rsidP="000B4174">
      <w:pPr>
        <w:pStyle w:val="ListBullet"/>
        <w:numPr>
          <w:ilvl w:val="0"/>
          <w:numId w:val="0"/>
        </w:numPr>
        <w:ind w:left="504" w:hanging="360"/>
      </w:pPr>
      <w:r>
        <w:t xml:space="preserve">Appendix </w:t>
      </w:r>
      <w:r w:rsidR="00BC5D0A">
        <w:t>B</w:t>
      </w:r>
      <w:r w:rsidR="00E95E71">
        <w:t xml:space="preserve"> </w:t>
      </w:r>
      <w:r>
        <w:t>presents an</w:t>
      </w:r>
      <w:r w:rsidR="00E95E71">
        <w:t xml:space="preserve"> </w:t>
      </w:r>
      <w:r>
        <w:t xml:space="preserve">example of what those questions can look like. </w:t>
      </w:r>
      <w:r w:rsidRPr="0006057F">
        <w:rPr>
          <w:b/>
          <w:bCs/>
        </w:rPr>
        <w:t>These are not the final</w:t>
      </w:r>
      <w:r w:rsidR="000B4174" w:rsidRPr="0006057F">
        <w:rPr>
          <w:b/>
          <w:bCs/>
        </w:rPr>
        <w:t xml:space="preserve"> </w:t>
      </w:r>
      <w:r w:rsidRPr="0006057F">
        <w:rPr>
          <w:b/>
          <w:bCs/>
        </w:rPr>
        <w:t>proposed questions</w:t>
      </w:r>
      <w:r>
        <w:t xml:space="preserve">. </w:t>
      </w:r>
      <w:r w:rsidR="003131B8">
        <w:t>They are only examples that illustrate the design principles highlighted above.</w:t>
      </w:r>
    </w:p>
    <w:p w14:paraId="521892F1" w14:textId="77777777" w:rsidR="000B4174" w:rsidRDefault="000B4174" w:rsidP="000B4174">
      <w:pPr>
        <w:pStyle w:val="ListBullet"/>
        <w:numPr>
          <w:ilvl w:val="0"/>
          <w:numId w:val="0"/>
        </w:numPr>
        <w:ind w:left="504" w:hanging="360"/>
      </w:pPr>
    </w:p>
    <w:p w14:paraId="5E5CA47D" w14:textId="598D92BC" w:rsidR="007A03FF" w:rsidRPr="000B4174" w:rsidRDefault="00000000" w:rsidP="000B4174">
      <w:pPr>
        <w:pStyle w:val="ListBullet"/>
        <w:numPr>
          <w:ilvl w:val="0"/>
          <w:numId w:val="0"/>
        </w:numPr>
        <w:ind w:left="504" w:hanging="360"/>
        <w:rPr>
          <w:b/>
          <w:bCs/>
        </w:rPr>
      </w:pPr>
      <w:r w:rsidRPr="000B4174">
        <w:rPr>
          <w:b/>
          <w:bCs/>
        </w:rPr>
        <w:t>3. Formative Part (Three</w:t>
      </w:r>
      <w:r w:rsidR="000B4174">
        <w:rPr>
          <w:b/>
          <w:bCs/>
        </w:rPr>
        <w:t xml:space="preserve"> to Five</w:t>
      </w:r>
      <w:r w:rsidRPr="000B4174">
        <w:rPr>
          <w:b/>
          <w:bCs/>
        </w:rPr>
        <w:t xml:space="preserve"> Questions</w:t>
      </w:r>
      <w:r w:rsidR="00D328AA" w:rsidRPr="000B4174">
        <w:rPr>
          <w:b/>
          <w:bCs/>
        </w:rPr>
        <w:t>, plus an open-ended question</w:t>
      </w:r>
      <w:r w:rsidRPr="000B4174">
        <w:rPr>
          <w:b/>
          <w:bCs/>
        </w:rPr>
        <w:t>)</w:t>
      </w:r>
    </w:p>
    <w:p w14:paraId="2C3BB8F0" w14:textId="77777777" w:rsidR="00520271" w:rsidRDefault="00520271" w:rsidP="00520271">
      <w:pPr>
        <w:pStyle w:val="ListBullet"/>
        <w:numPr>
          <w:ilvl w:val="0"/>
          <w:numId w:val="0"/>
        </w:numPr>
        <w:ind w:left="504" w:hanging="360"/>
      </w:pPr>
    </w:p>
    <w:p w14:paraId="52807E46" w14:textId="13F3CE3F" w:rsidR="000B4174" w:rsidRDefault="000B4174" w:rsidP="000B4174">
      <w:r>
        <w:t xml:space="preserve">Below we outline the broad principles of design for the </w:t>
      </w:r>
      <w:commentRangeStart w:id="5"/>
      <w:r>
        <w:t xml:space="preserve">summative </w:t>
      </w:r>
      <w:commentRangeEnd w:id="5"/>
      <w:r w:rsidR="000D5EF7">
        <w:rPr>
          <w:rStyle w:val="CommentReference"/>
          <w:sz w:val="22"/>
          <w:szCs w:val="22"/>
        </w:rPr>
        <w:commentReference w:id="5"/>
      </w:r>
      <w:r>
        <w:t>part.</w:t>
      </w:r>
    </w:p>
    <w:p w14:paraId="54EB5864" w14:textId="77777777" w:rsidR="000B4174" w:rsidRDefault="000B4174" w:rsidP="00520271">
      <w:pPr>
        <w:pStyle w:val="ListBullet"/>
        <w:numPr>
          <w:ilvl w:val="0"/>
          <w:numId w:val="0"/>
        </w:numPr>
        <w:ind w:left="504" w:hanging="360"/>
      </w:pPr>
    </w:p>
    <w:p w14:paraId="77B0B528" w14:textId="59A15280" w:rsidR="000B4174" w:rsidRDefault="000B4174" w:rsidP="000B4174">
      <w:pPr>
        <w:pStyle w:val="ListBullet"/>
      </w:pPr>
      <w:r>
        <w:t>It is designed exclusively to help the faculty become a more effective educator</w:t>
      </w:r>
      <w:r w:rsidR="00F90ACC">
        <w:t xml:space="preserve"> and follows the best practices </w:t>
      </w:r>
      <w:commentRangeStart w:id="6"/>
      <w:r w:rsidR="00F90ACC">
        <w:t>nationwide</w:t>
      </w:r>
      <w:commentRangeEnd w:id="6"/>
      <w:r w:rsidR="003C1D02">
        <w:rPr>
          <w:rStyle w:val="CommentReference"/>
          <w:sz w:val="22"/>
          <w:szCs w:val="22"/>
        </w:rPr>
        <w:commentReference w:id="6"/>
      </w:r>
      <w:r w:rsidR="00F90ACC">
        <w:t xml:space="preserve"> in this regard.</w:t>
      </w:r>
    </w:p>
    <w:p w14:paraId="22792033" w14:textId="159F148E" w:rsidR="000B4174" w:rsidRDefault="000B4174" w:rsidP="000B4174">
      <w:pPr>
        <w:pStyle w:val="ListBullet"/>
      </w:pPr>
      <w:r>
        <w:t xml:space="preserve">It does not go in the Personnel Action File (PAF) and </w:t>
      </w:r>
      <w:r w:rsidR="00F12304">
        <w:t>for</w:t>
      </w:r>
      <w:r>
        <w:t xml:space="preserve"> this to </w:t>
      </w:r>
      <w:r w:rsidR="00521869">
        <w:t>be</w:t>
      </w:r>
      <w:r>
        <w:t xml:space="preserve"> so</w:t>
      </w:r>
      <w:r w:rsidR="00521869">
        <w:t>,</w:t>
      </w:r>
      <w:r>
        <w:t xml:space="preserve"> it is not consider</w:t>
      </w:r>
      <w:r w:rsidR="00F90ACC">
        <w:t>ed</w:t>
      </w:r>
      <w:r>
        <w:t xml:space="preserve"> part of the </w:t>
      </w:r>
      <w:r w:rsidR="00F90ACC">
        <w:t>formal student evaluation as defined in UFPP 3.2.3</w:t>
      </w:r>
      <w:r w:rsidR="00F12304">
        <w:t xml:space="preserve"> and</w:t>
      </w:r>
      <w:r w:rsidR="00F90ACC">
        <w:t xml:space="preserve"> 7.2.5</w:t>
      </w:r>
      <w:r w:rsidR="00F12304">
        <w:t>.</w:t>
      </w:r>
      <w:r w:rsidR="00F90ACC">
        <w:t xml:space="preserve">  </w:t>
      </w:r>
      <w:r w:rsidR="00AC5FA2">
        <w:t xml:space="preserve"> </w:t>
      </w:r>
    </w:p>
    <w:p w14:paraId="437B61C6" w14:textId="77777777" w:rsidR="009F4B1B" w:rsidRDefault="00AC5FA2" w:rsidP="009F4B1B">
      <w:pPr>
        <w:pStyle w:val="ListBullet"/>
        <w:tabs>
          <w:tab w:val="num" w:pos="1681"/>
        </w:tabs>
      </w:pPr>
      <w:r>
        <w:t>Responses are shared only with the instructor and are strictly for developmental purposes.</w:t>
      </w:r>
    </w:p>
    <w:p w14:paraId="1EFCBF05" w14:textId="79C98835" w:rsidR="00521869" w:rsidRDefault="00F12304" w:rsidP="009F4B1B">
      <w:pPr>
        <w:pStyle w:val="ListBullet"/>
        <w:tabs>
          <w:tab w:val="num" w:pos="1681"/>
        </w:tabs>
      </w:pPr>
      <w:r>
        <w:t>It focuses on i</w:t>
      </w:r>
      <w:r w:rsidR="000B4174">
        <w:t xml:space="preserve">tems that the students are qualified to assess, such as </w:t>
      </w:r>
      <w:r w:rsidR="00AC5FA2">
        <w:t xml:space="preserve">classroom </w:t>
      </w:r>
      <w:r>
        <w:t>experience</w:t>
      </w:r>
      <w:r w:rsidR="0006057F">
        <w:t>,</w:t>
      </w:r>
      <w:r>
        <w:t xml:space="preserve"> climate</w:t>
      </w:r>
      <w:r w:rsidR="0006057F">
        <w:t xml:space="preserve">, </w:t>
      </w:r>
      <w:r w:rsidR="00AC5FA2">
        <w:t>c</w:t>
      </w:r>
      <w:r>
        <w:t>ommunication</w:t>
      </w:r>
      <w:r w:rsidR="0006057F">
        <w:t>,</w:t>
      </w:r>
      <w:r>
        <w:t xml:space="preserve"> </w:t>
      </w:r>
      <w:r w:rsidR="00AC5FA2">
        <w:t>and clarity</w:t>
      </w:r>
      <w:r w:rsidR="000B4174" w:rsidRPr="000B4174">
        <w:t>.</w:t>
      </w:r>
      <w:r w:rsidR="000B4174">
        <w:t xml:space="preserve"> See the </w:t>
      </w:r>
      <w:hyperlink r:id="rId13" w:anchor="slide=id.g106f77e0e56_0_6" w:history="1">
        <w:r w:rsidR="000B4174" w:rsidRPr="002B1A30">
          <w:rPr>
            <w:rStyle w:val="Hyperlink"/>
          </w:rPr>
          <w:t xml:space="preserve">presentation by </w:t>
        </w:r>
        <w:r w:rsidR="000B4174">
          <w:rPr>
            <w:rStyle w:val="Hyperlink"/>
          </w:rPr>
          <w:t xml:space="preserve">Committee Member </w:t>
        </w:r>
        <w:r w:rsidR="000B4174" w:rsidRPr="002B1A30">
          <w:rPr>
            <w:rStyle w:val="Hyperlink"/>
          </w:rPr>
          <w:t>Jeff Palmer</w:t>
        </w:r>
      </w:hyperlink>
      <w:r w:rsidR="000B4174">
        <w:t>.</w:t>
      </w:r>
    </w:p>
    <w:p w14:paraId="491768A7" w14:textId="5CCF37EE" w:rsidR="00AC5FA2" w:rsidRPr="000B4174" w:rsidRDefault="00AC5FA2" w:rsidP="00AC5FA2">
      <w:pPr>
        <w:pStyle w:val="ListBullet"/>
      </w:pPr>
      <w:r>
        <w:t>It contains an open-ended question.</w:t>
      </w:r>
    </w:p>
    <w:p w14:paraId="4E7068D1" w14:textId="77777777" w:rsidR="00521869" w:rsidRDefault="00521869" w:rsidP="003131B8">
      <w:pPr>
        <w:pStyle w:val="ListBullet"/>
        <w:numPr>
          <w:ilvl w:val="0"/>
          <w:numId w:val="0"/>
        </w:numPr>
        <w:ind w:left="504" w:hanging="360"/>
      </w:pPr>
    </w:p>
    <w:p w14:paraId="255E055C" w14:textId="5B5BB343" w:rsidR="00521869" w:rsidRDefault="009F4B1B" w:rsidP="009F4B1B">
      <w:pPr>
        <w:pStyle w:val="ListBullet"/>
        <w:numPr>
          <w:ilvl w:val="0"/>
          <w:numId w:val="0"/>
        </w:numPr>
        <w:ind w:left="360" w:hanging="360"/>
      </w:pPr>
      <w:r>
        <w:t>To develop the formative component, we will draw on CTLT’s expertise to identify the information that best supports an instructor’s growth into an excellent educator. We will then determine which of those elements students are qualified to report on, and which must instead be assessed through peer review.</w:t>
      </w:r>
    </w:p>
    <w:p w14:paraId="622B8F03" w14:textId="77777777" w:rsidR="00521869" w:rsidRDefault="00521869" w:rsidP="003131B8">
      <w:pPr>
        <w:pStyle w:val="ListBullet"/>
        <w:numPr>
          <w:ilvl w:val="0"/>
          <w:numId w:val="0"/>
        </w:numPr>
        <w:ind w:left="504" w:hanging="360"/>
      </w:pPr>
    </w:p>
    <w:p w14:paraId="609CA17C" w14:textId="60D7B610" w:rsidR="00AC5FA2" w:rsidRPr="000B4174" w:rsidRDefault="00AC5FA2" w:rsidP="003131B8">
      <w:pPr>
        <w:pStyle w:val="ListBullet"/>
        <w:numPr>
          <w:ilvl w:val="0"/>
          <w:numId w:val="0"/>
        </w:numPr>
        <w:ind w:left="504" w:hanging="360"/>
      </w:pPr>
      <w:r>
        <w:lastRenderedPageBreak/>
        <w:t xml:space="preserve">Appendix </w:t>
      </w:r>
      <w:r w:rsidR="00BC5D0A">
        <w:t>C</w:t>
      </w:r>
      <w:r>
        <w:t xml:space="preserve"> presents an example of what those questions can look like. </w:t>
      </w:r>
      <w:r w:rsidR="0006057F" w:rsidRPr="0006057F">
        <w:rPr>
          <w:b/>
          <w:bCs/>
        </w:rPr>
        <w:t>These are not the final proposed questions</w:t>
      </w:r>
      <w:r w:rsidR="0006057F">
        <w:t>. They are only examples that illustrate the design principles highlighted above.</w:t>
      </w:r>
    </w:p>
    <w:p w14:paraId="23D25AD6" w14:textId="569BFD7E" w:rsidR="00AC5FA2" w:rsidRPr="00D87C62" w:rsidRDefault="0006057F">
      <w:pPr>
        <w:pStyle w:val="Heading2"/>
        <w:rPr>
          <w:b w:val="0"/>
          <w:bCs w:val="0"/>
          <w:sz w:val="22"/>
          <w:szCs w:val="22"/>
        </w:rPr>
      </w:pPr>
      <w:r w:rsidRPr="00D87C62">
        <w:rPr>
          <w:b w:val="0"/>
          <w:bCs w:val="0"/>
          <w:sz w:val="22"/>
          <w:szCs w:val="22"/>
        </w:rPr>
        <w:t>What both sets of</w:t>
      </w:r>
      <w:r w:rsidR="003131B8" w:rsidRPr="00D87C62">
        <w:rPr>
          <w:b w:val="0"/>
          <w:bCs w:val="0"/>
          <w:sz w:val="22"/>
          <w:szCs w:val="22"/>
        </w:rPr>
        <w:t xml:space="preserve"> questions</w:t>
      </w:r>
      <w:r w:rsidR="00AC5FA2" w:rsidRPr="00D87C62">
        <w:rPr>
          <w:b w:val="0"/>
          <w:bCs w:val="0"/>
          <w:sz w:val="22"/>
          <w:szCs w:val="22"/>
        </w:rPr>
        <w:t xml:space="preserve"> </w:t>
      </w:r>
      <w:r w:rsidRPr="00D87C62">
        <w:rPr>
          <w:b w:val="0"/>
          <w:bCs w:val="0"/>
          <w:sz w:val="22"/>
          <w:szCs w:val="22"/>
        </w:rPr>
        <w:t xml:space="preserve">have in common </w:t>
      </w:r>
      <w:r w:rsidR="00AC5FA2" w:rsidRPr="00D87C62">
        <w:rPr>
          <w:b w:val="0"/>
          <w:bCs w:val="0"/>
          <w:sz w:val="22"/>
          <w:szCs w:val="22"/>
        </w:rPr>
        <w:t>is that they are centered around the experiences the students have in the class</w:t>
      </w:r>
      <w:r w:rsidR="003131B8" w:rsidRPr="00D87C62">
        <w:rPr>
          <w:b w:val="0"/>
          <w:bCs w:val="0"/>
          <w:sz w:val="22"/>
          <w:szCs w:val="22"/>
        </w:rPr>
        <w:t>, and not about their knowledge of the subject under study or teaching pedagogy.</w:t>
      </w:r>
      <w:r w:rsidR="00AC5FA2" w:rsidRPr="00D87C62">
        <w:rPr>
          <w:b w:val="0"/>
          <w:bCs w:val="0"/>
          <w:sz w:val="22"/>
          <w:szCs w:val="22"/>
        </w:rPr>
        <w:t xml:space="preserve"> </w:t>
      </w:r>
    </w:p>
    <w:p w14:paraId="7BBF7F2D" w14:textId="430B4E94" w:rsidR="007A03FF" w:rsidRDefault="00000000">
      <w:pPr>
        <w:pStyle w:val="Heading2"/>
      </w:pPr>
      <w:r>
        <w:t>4. Scoring Methodology (Applies to Both Parts)</w:t>
      </w:r>
    </w:p>
    <w:p w14:paraId="7C7EDE79" w14:textId="77777777" w:rsidR="007A03FF" w:rsidRDefault="00000000">
      <w:r>
        <w:t>The following scoring approach applies to both the summative and formative portions of the survey.</w:t>
      </w:r>
    </w:p>
    <w:p w14:paraId="2A29D533" w14:textId="77777777" w:rsidR="007A03FF" w:rsidRDefault="00000000">
      <w:pPr>
        <w:pStyle w:val="ListBullet"/>
      </w:pPr>
      <w:r>
        <w:t>Five ordered categorical response options: Strongly Agree, Agree, Neither Agree nor Disagree, Disagree, Strongly Disagree.</w:t>
      </w:r>
    </w:p>
    <w:p w14:paraId="21E4C824" w14:textId="77777777" w:rsidR="007A03FF" w:rsidRDefault="00000000">
      <w:pPr>
        <w:pStyle w:val="ListBullet"/>
      </w:pPr>
      <w:r>
        <w:t>A Not Applicable (N/A) option is also available for each question.</w:t>
      </w:r>
    </w:p>
    <w:p w14:paraId="60DED2E9" w14:textId="004B9238" w:rsidR="007A03FF" w:rsidRDefault="00000000">
      <w:pPr>
        <w:pStyle w:val="ListBullet"/>
      </w:pPr>
      <w:commentRangeStart w:id="7"/>
      <w:r>
        <w:t>No numerical scoring. The categorical responses are not assigned numerical values</w:t>
      </w:r>
      <w:r w:rsidR="002B1A30">
        <w:t>, as those values cannot be interpreted and their presence encourages misinterpretation</w:t>
      </w:r>
      <w:r>
        <w:t>.</w:t>
      </w:r>
    </w:p>
    <w:p w14:paraId="5F4E1992" w14:textId="77777777" w:rsidR="007A03FF" w:rsidRDefault="00000000">
      <w:pPr>
        <w:pStyle w:val="ListBullet"/>
      </w:pPr>
      <w:r>
        <w:t>Not quantitative. The resulting data are not to be called "quantitative." They are ordered categorical data.</w:t>
      </w:r>
      <w:commentRangeEnd w:id="7"/>
      <w:r w:rsidR="003C1D02">
        <w:rPr>
          <w:rStyle w:val="CommentReference"/>
          <w:sz w:val="22"/>
          <w:szCs w:val="22"/>
        </w:rPr>
        <w:commentReference w:id="7"/>
      </w:r>
    </w:p>
    <w:p w14:paraId="5237E994" w14:textId="77777777" w:rsidR="007A03FF" w:rsidRDefault="00000000">
      <w:pPr>
        <w:pStyle w:val="Heading2"/>
      </w:pPr>
      <w:commentRangeStart w:id="8"/>
      <w:r>
        <w:t>5. Reporting Guidelines (Applies to Both Parts)</w:t>
      </w:r>
      <w:commentRangeEnd w:id="8"/>
      <w:r w:rsidR="003C1D02">
        <w:rPr>
          <w:rStyle w:val="CommentReference"/>
          <w:sz w:val="26"/>
          <w:szCs w:val="26"/>
        </w:rPr>
        <w:commentReference w:id="8"/>
      </w:r>
    </w:p>
    <w:p w14:paraId="4608B00D" w14:textId="77777777" w:rsidR="007A03FF" w:rsidRDefault="00000000">
      <w:r>
        <w:t>The following reporting principles apply to both the summative and formative portions of the survey.</w:t>
      </w:r>
    </w:p>
    <w:p w14:paraId="595E888B" w14:textId="4EF743F3" w:rsidR="007A03FF" w:rsidRDefault="00000000" w:rsidP="00EB4936">
      <w:pPr>
        <w:pStyle w:val="ListBullet"/>
      </w:pPr>
      <w:r w:rsidRPr="00B55380">
        <w:rPr>
          <w:bCs/>
        </w:rPr>
        <w:t>Frequency distributions</w:t>
      </w:r>
      <w:r>
        <w:t xml:space="preserve">. The </w:t>
      </w:r>
      <w:r w:rsidR="00EB4936">
        <w:t>fraction</w:t>
      </w:r>
      <w:r>
        <w:t xml:space="preserve"> of students whose response falls in each category should be reported.</w:t>
      </w:r>
      <w:r w:rsidR="00EB4936">
        <w:t xml:space="preserve"> The denominator of the fraction should be the total respondents, to assist proper interpretation of the data. If a summary is desired, the report can present ratios of counts: for example, how many out of the total respondents agree or strongly agree with a statement, and what fraction of those strongly agree.</w:t>
      </w:r>
      <w:r w:rsidR="00B55380">
        <w:t xml:space="preserve"> Frequency distributions should not be reported as percentages</w:t>
      </w:r>
      <w:r w:rsidR="0006057F">
        <w:t>.</w:t>
      </w:r>
    </w:p>
    <w:p w14:paraId="1AA91BF5" w14:textId="10D397C8" w:rsidR="007A03FF" w:rsidRDefault="00000000">
      <w:pPr>
        <w:pStyle w:val="ListBullet"/>
      </w:pPr>
      <w:r w:rsidRPr="00B55380">
        <w:rPr>
          <w:bCs/>
        </w:rPr>
        <w:t>Response rates.</w:t>
      </w:r>
      <w:r w:rsidR="00EB4936">
        <w:t xml:space="preserve"> Both t</w:t>
      </w:r>
      <w:r>
        <w:t xml:space="preserve">he </w:t>
      </w:r>
      <w:r w:rsidR="00EB4936">
        <w:t>number</w:t>
      </w:r>
      <w:r>
        <w:t xml:space="preserve"> of enrolled </w:t>
      </w:r>
      <w:r w:rsidR="00EB4936">
        <w:t xml:space="preserve">students and the number of </w:t>
      </w:r>
      <w:r>
        <w:t>responde</w:t>
      </w:r>
      <w:r w:rsidR="00EB4936">
        <w:t>nts</w:t>
      </w:r>
      <w:r>
        <w:t xml:space="preserve"> should be reported.</w:t>
      </w:r>
      <w:r w:rsidR="001B4434">
        <w:t xml:space="preserve"> </w:t>
      </w:r>
    </w:p>
    <w:p w14:paraId="64A24936" w14:textId="77777777" w:rsidR="007A03FF" w:rsidRDefault="00000000">
      <w:pPr>
        <w:pStyle w:val="ListBullet"/>
      </w:pPr>
      <w:r w:rsidRPr="001B4434">
        <w:rPr>
          <w:bCs/>
        </w:rPr>
        <w:t>No extrapolation.</w:t>
      </w:r>
      <w:r>
        <w:t xml:space="preserve"> Results should not be extrapolated from responders to nonresponders.</w:t>
      </w:r>
    </w:p>
    <w:p w14:paraId="40DF9A33" w14:textId="67814980" w:rsidR="007A03FF" w:rsidRDefault="00000000" w:rsidP="00EB4936">
      <w:pPr>
        <w:pStyle w:val="ListBullet"/>
      </w:pPr>
      <w:r w:rsidRPr="001B4434">
        <w:rPr>
          <w:bCs/>
        </w:rPr>
        <w:t>No cross-comparisons.</w:t>
      </w:r>
      <w:r>
        <w:t xml:space="preserve"> Results should not be compared across course formats, levels, topics, or disciplines—for either the formative or the summative responses.</w:t>
      </w:r>
      <w:r w:rsidR="00EB4936">
        <w:t xml:space="preserve"> See, e.g., </w:t>
      </w:r>
      <w:hyperlink r:id="rId14" w:history="1">
        <w:r w:rsidR="00EB4936" w:rsidRPr="00566409">
          <w:rPr>
            <w:rStyle w:val="Hyperlink"/>
          </w:rPr>
          <w:t>https://www.scienceopen.com/hosted-document?doi=10.14293/S2199-1006.1.SOR-EDU.AETBZC.v1</w:t>
        </w:r>
      </w:hyperlink>
      <w:r w:rsidR="00EB4936">
        <w:t xml:space="preserve"> for the rationale. </w:t>
      </w:r>
    </w:p>
    <w:p w14:paraId="5D2B5A7C" w14:textId="6723C8B3" w:rsidR="007A03FF" w:rsidRDefault="00000000">
      <w:pPr>
        <w:pStyle w:val="Heading2"/>
      </w:pPr>
      <w:r>
        <w:t xml:space="preserve">6. </w:t>
      </w:r>
      <w:r w:rsidR="00EB4936">
        <w:t xml:space="preserve">Checklists </w:t>
      </w:r>
      <w:r>
        <w:t>for Other Factors</w:t>
      </w:r>
    </w:p>
    <w:p w14:paraId="44D8FE67" w14:textId="77777777" w:rsidR="00146C6E" w:rsidRDefault="00000000" w:rsidP="00146C6E">
      <w:pPr>
        <w:pStyle w:val="ListBullet"/>
      </w:pPr>
      <w:r>
        <w:t xml:space="preserve">The committee recommends the use of </w:t>
      </w:r>
      <w:r w:rsidR="00EB4936">
        <w:t xml:space="preserve">detailed checklists </w:t>
      </w:r>
      <w:r>
        <w:t>for the evaluation of the other nine teaching performance factors per the AP-109 form</w:t>
      </w:r>
      <w:r w:rsidR="004D4AEE">
        <w:t xml:space="preserve">, based on best practices </w:t>
      </w:r>
      <w:commentRangeStart w:id="9"/>
      <w:r w:rsidR="004D4AEE">
        <w:t>nationwide</w:t>
      </w:r>
      <w:commentRangeEnd w:id="9"/>
      <w:r w:rsidR="003C1D02">
        <w:rPr>
          <w:rStyle w:val="CommentReference"/>
          <w:sz w:val="22"/>
          <w:szCs w:val="22"/>
        </w:rPr>
        <w:commentReference w:id="9"/>
      </w:r>
      <w:r w:rsidR="004D4AEE">
        <w:t xml:space="preserve">. </w:t>
      </w:r>
      <w:r>
        <w:t xml:space="preserve"> </w:t>
      </w:r>
      <w:r w:rsidR="00146C6E">
        <w:t>See Appendix B for examples of what those checklists could look like.</w:t>
      </w:r>
    </w:p>
    <w:p w14:paraId="72B6649A" w14:textId="77777777" w:rsidR="007A03FF" w:rsidRDefault="00000000">
      <w:pPr>
        <w:pStyle w:val="Heading2"/>
      </w:pPr>
      <w:r>
        <w:lastRenderedPageBreak/>
        <w:t>References</w:t>
      </w:r>
    </w:p>
    <w:p w14:paraId="5A3E623A" w14:textId="77777777" w:rsidR="007A03FF" w:rsidRDefault="00000000">
      <w:pPr>
        <w:pStyle w:val="ListBullet"/>
      </w:pPr>
      <w:r>
        <w:t>California Polytechnic State University. University Faculty Personnel Actions (UFPA), Section 7.2.5 (7.2.5.1 through 7.2.5.4).</w:t>
      </w:r>
    </w:p>
    <w:p w14:paraId="264B35B2" w14:textId="143525F5" w:rsidR="007A03FF" w:rsidRDefault="00000000">
      <w:pPr>
        <w:pStyle w:val="ListBullet"/>
      </w:pPr>
      <w:r>
        <w:t xml:space="preserve">UC Berkeley Academic Senate, DIVCO to VPF. “Evaluation of Teaching.” June 29, 2021. </w:t>
      </w:r>
      <w:hyperlink r:id="rId15" w:history="1">
        <w:r w:rsidR="00146C6E" w:rsidRPr="00566409">
          <w:rPr>
            <w:rStyle w:val="Hyperlink"/>
          </w:rPr>
          <w:t>https://academic-senate.berkeley.edu/sites/default/files/divco_to_vpf-eval_of_teaching_w.enc-06.29.2021.pdf</w:t>
        </w:r>
      </w:hyperlink>
      <w:r w:rsidR="00146C6E">
        <w:t xml:space="preserve"> </w:t>
      </w:r>
    </w:p>
    <w:p w14:paraId="2E57B359" w14:textId="7F44CB4E" w:rsidR="007A03FF" w:rsidRDefault="00407904">
      <w:pPr>
        <w:pStyle w:val="ListBullet"/>
      </w:pPr>
      <w:r>
        <w:t>Committee presentation materials and deliberation</w:t>
      </w:r>
      <w:r w:rsidR="002B1A30">
        <w:t>s</w:t>
      </w:r>
      <w:r>
        <w:t>.</w:t>
      </w:r>
    </w:p>
    <w:p w14:paraId="640CED2D" w14:textId="77777777" w:rsidR="003131B8" w:rsidRDefault="003131B8" w:rsidP="003131B8">
      <w:pPr>
        <w:pStyle w:val="ListBullet"/>
        <w:numPr>
          <w:ilvl w:val="0"/>
          <w:numId w:val="0"/>
        </w:numPr>
        <w:ind w:left="360"/>
      </w:pPr>
    </w:p>
    <w:p w14:paraId="1DB24AF7" w14:textId="0D387696" w:rsidR="002B1A30" w:rsidRDefault="002B1A30" w:rsidP="002B1A30">
      <w:pPr>
        <w:pStyle w:val="Heading2"/>
        <w:ind w:hanging="360"/>
      </w:pPr>
      <w:r>
        <w:t xml:space="preserve">Appendix A: Item 37 in </w:t>
      </w:r>
      <w:r w:rsidRPr="002B1A30">
        <w:t>Expert Report on Student Evaluations of Teaching</w:t>
      </w:r>
      <w:r w:rsidR="001B4434">
        <w:t xml:space="preserve"> (SET - </w:t>
      </w:r>
      <w:r w:rsidRPr="002B1A30">
        <w:t>Faculty Course Surveys) Prepared for The Ryerson Faculty Association and The Ontario Confederation of University Faculty Associations Philip B. Stark, Ph.D. 10 October 2016</w:t>
      </w:r>
    </w:p>
    <w:p w14:paraId="7EEAD816" w14:textId="66B3592C" w:rsidR="002B1A30" w:rsidRDefault="002B1A30" w:rsidP="002B1A30">
      <w:pPr>
        <w:pStyle w:val="Quote"/>
        <w:ind w:hanging="360"/>
      </w:pPr>
      <w:r>
        <w:t xml:space="preserve">       (…) Items </w:t>
      </w:r>
      <w:r w:rsidRPr="002B1A30">
        <w:t>relating to teaching effectiveness, course effectiveness, course organization, course relevance, and so on should be eliminated from SET, because these are particularly susceptible to bias and, evidently, misleading. Only items that report students’ experience should be retained, for instance, whether the student enjoyed the class, whether the student found the instructor’s handwriting legible, whether the student found the class easy or difficult, whether the workload was greater than or less than that of other</w:t>
      </w:r>
      <w:commentRangeStart w:id="10"/>
      <w:r w:rsidRPr="002B1A30">
        <w:t xml:space="preserve"> </w:t>
      </w:r>
      <w:ins w:id="11" w:author="Jean Lee" w:date="2026-02-19T11:52:00Z" w16du:dateUtc="2026-02-19T19:52:00Z">
        <w:r w:rsidR="003C1D02">
          <w:t xml:space="preserve"> </w:t>
        </w:r>
      </w:ins>
      <w:commentRangeEnd w:id="10"/>
      <w:r w:rsidR="003C1D02" w:rsidRPr="002B1A30">
        <w:rPr>
          <w:rStyle w:val="CommentReference"/>
          <w:sz w:val="20"/>
          <w:szCs w:val="22"/>
        </w:rPr>
        <w:commentReference w:id="10"/>
      </w:r>
      <w:r w:rsidRPr="002B1A30">
        <w:t>courses, and whether the student has greater or less interest in the subject after taking the class. The results still need to be interpreted and used cautiously. The results should not be reduced to averages. Instead, frequency distributions should be reported: the percentage of students whose response is in each category. Response rates should be reported. Results should not be extrapolated from responders to nonresponders. Results should not be compared across course formats, levels, topics, or disciplines. And the use of the results in employment decisions should be discouraged, if not forbidden: even for such items, responses are likely to be affected by all the confounding biases discussed above, so reliance on SET is likely to have disparate impact on protected groups and to disadvantage some instructors for reasons beyond their control.</w:t>
      </w:r>
    </w:p>
    <w:p w14:paraId="039828FA" w14:textId="30CCEC58" w:rsidR="002B1A30" w:rsidRDefault="002B1A30" w:rsidP="002B1A30">
      <w:pPr>
        <w:ind w:hanging="360"/>
      </w:pPr>
      <w:r>
        <w:t xml:space="preserve">Source: </w:t>
      </w:r>
      <w:hyperlink r:id="rId16" w:history="1">
        <w:r w:rsidRPr="00566409">
          <w:rPr>
            <w:rStyle w:val="Hyperlink"/>
          </w:rPr>
          <w:t>https://www.tfanet.ca/wp-content/uploads/2018/11/Stark_report.pdf</w:t>
        </w:r>
      </w:hyperlink>
      <w:r>
        <w:t xml:space="preserve"> </w:t>
      </w:r>
    </w:p>
    <w:p w14:paraId="62998D7A" w14:textId="77777777" w:rsidR="00D87C62" w:rsidRDefault="00D87C62" w:rsidP="00D87C62">
      <w:pPr>
        <w:pStyle w:val="Heading2"/>
      </w:pPr>
    </w:p>
    <w:p w14:paraId="11F124B9" w14:textId="54C78558" w:rsidR="009F4B1B" w:rsidRDefault="009F4B1B">
      <w:pPr>
        <w:spacing w:after="200"/>
      </w:pPr>
      <w:r>
        <w:br w:type="page"/>
      </w:r>
    </w:p>
    <w:p w14:paraId="05537470" w14:textId="77777777" w:rsidR="00D87C62" w:rsidRPr="00D87C62" w:rsidRDefault="00D87C62" w:rsidP="00D87C62"/>
    <w:p w14:paraId="247A9491" w14:textId="525D111A" w:rsidR="00520271" w:rsidRDefault="00520271" w:rsidP="00D87C62">
      <w:pPr>
        <w:pStyle w:val="Heading2"/>
      </w:pPr>
      <w:r>
        <w:t xml:space="preserve">Appendix </w:t>
      </w:r>
      <w:r w:rsidR="00BC5D0A">
        <w:t>B</w:t>
      </w:r>
      <w:r>
        <w:t>: Sample Questions for the summative part.</w:t>
      </w:r>
    </w:p>
    <w:p w14:paraId="2C3F8F34" w14:textId="77777777" w:rsidR="00520271" w:rsidRDefault="00520271" w:rsidP="00520271">
      <w:pPr>
        <w:pStyle w:val="ListBullet"/>
        <w:numPr>
          <w:ilvl w:val="0"/>
          <w:numId w:val="0"/>
        </w:numPr>
        <w:ind w:left="504"/>
      </w:pPr>
    </w:p>
    <w:p w14:paraId="1D658334" w14:textId="77777777" w:rsidR="00520271" w:rsidRPr="00D328AA" w:rsidRDefault="00520271" w:rsidP="00520271">
      <w:pPr>
        <w:ind w:left="576"/>
        <w:rPr>
          <w:rFonts w:ascii="Menlo" w:hAnsi="Menlo" w:cs="Menlo"/>
          <w:color w:val="EE0000"/>
        </w:rPr>
      </w:pPr>
      <w:r w:rsidRPr="00D328AA">
        <w:rPr>
          <w:color w:val="EE0000"/>
        </w:rPr>
        <w:t xml:space="preserve">S1. </w:t>
      </w:r>
      <w:r>
        <w:rPr>
          <w:b/>
          <w:color w:val="EE0000"/>
        </w:rPr>
        <w:t>Participatory</w:t>
      </w:r>
      <w:r w:rsidRPr="00D328AA">
        <w:rPr>
          <w:b/>
          <w:color w:val="EE0000"/>
        </w:rPr>
        <w:t xml:space="preserve"> climate</w:t>
      </w:r>
      <w:r w:rsidRPr="00D328AA">
        <w:rPr>
          <w:color w:val="EE0000"/>
        </w:rPr>
        <w:t>: “I felt comfortable participating in class (asking questions, sharing ideas, or making mistakes).”</w:t>
      </w:r>
    </w:p>
    <w:p w14:paraId="5A67160A" w14:textId="77777777" w:rsidR="00520271" w:rsidRPr="00D328AA" w:rsidRDefault="00520271" w:rsidP="00520271">
      <w:pPr>
        <w:ind w:left="576"/>
        <w:rPr>
          <w:rFonts w:ascii="Menlo" w:hAnsi="Menlo" w:cs="Menlo"/>
          <w:color w:val="EE0000"/>
        </w:rPr>
      </w:pPr>
      <w:r w:rsidRPr="00D328AA">
        <w:rPr>
          <w:color w:val="EE0000"/>
        </w:rPr>
        <w:t xml:space="preserve">S2. </w:t>
      </w:r>
      <w:r>
        <w:rPr>
          <w:b/>
          <w:color w:val="EE0000"/>
        </w:rPr>
        <w:t>Approachability</w:t>
      </w:r>
      <w:r w:rsidRPr="00D328AA">
        <w:rPr>
          <w:color w:val="EE0000"/>
        </w:rPr>
        <w:t>: “I felt the instructor was approachable if I needed help (in office hours, after class, or by email).”</w:t>
      </w:r>
    </w:p>
    <w:p w14:paraId="3FC567A8" w14:textId="62E3BAAD" w:rsidR="00520271" w:rsidRPr="00D328AA" w:rsidRDefault="00520271" w:rsidP="00520271">
      <w:pPr>
        <w:ind w:left="576"/>
        <w:rPr>
          <w:rFonts w:ascii="Menlo" w:hAnsi="Menlo" w:cs="Menlo"/>
          <w:color w:val="EE0000"/>
        </w:rPr>
      </w:pPr>
      <w:r w:rsidRPr="00D328AA">
        <w:rPr>
          <w:color w:val="EE0000"/>
        </w:rPr>
        <w:t xml:space="preserve">S3. </w:t>
      </w:r>
      <w:r w:rsidRPr="00D328AA">
        <w:rPr>
          <w:b/>
          <w:color w:val="EE0000"/>
        </w:rPr>
        <w:t>Respectful treatment</w:t>
      </w:r>
      <w:r w:rsidRPr="00D328AA">
        <w:rPr>
          <w:color w:val="EE0000"/>
        </w:rPr>
        <w:t>: “I felt that the instructor treated students with respect</w:t>
      </w:r>
      <w:commentRangeStart w:id="12"/>
      <w:ins w:id="13" w:author="Jean Lee" w:date="2026-02-19T12:07:00Z" w16du:dateUtc="2026-02-19T20:07:00Z">
        <w:r w:rsidR="000C2DD4">
          <w:rPr>
            <w:color w:val="EE0000"/>
          </w:rPr>
          <w:t xml:space="preserve"> </w:t>
        </w:r>
      </w:ins>
      <w:commentRangeEnd w:id="12"/>
      <w:r w:rsidR="000C2DD4" w:rsidRPr="00D328AA">
        <w:rPr>
          <w:rStyle w:val="CommentReference"/>
          <w:color w:val="EE0000"/>
          <w:sz w:val="22"/>
          <w:szCs w:val="22"/>
        </w:rPr>
        <w:commentReference w:id="12"/>
      </w:r>
      <w:r w:rsidRPr="00D328AA">
        <w:rPr>
          <w:color w:val="EE0000"/>
        </w:rPr>
        <w:t>.”</w:t>
      </w:r>
    </w:p>
    <w:p w14:paraId="0241D962" w14:textId="77777777" w:rsidR="00D87C62" w:rsidRDefault="00D87C62" w:rsidP="00AC5FA2">
      <w:pPr>
        <w:pStyle w:val="ListBullet"/>
        <w:numPr>
          <w:ilvl w:val="0"/>
          <w:numId w:val="0"/>
        </w:numPr>
        <w:rPr>
          <w:b/>
          <w:bCs/>
        </w:rPr>
      </w:pPr>
    </w:p>
    <w:p w14:paraId="71129EE7" w14:textId="77777777" w:rsidR="00D87C62" w:rsidRDefault="00D87C62" w:rsidP="00D87C62">
      <w:pPr>
        <w:pStyle w:val="ListBullet"/>
        <w:numPr>
          <w:ilvl w:val="0"/>
          <w:numId w:val="0"/>
        </w:numPr>
        <w:rPr>
          <w:b/>
          <w:bCs/>
        </w:rPr>
      </w:pPr>
    </w:p>
    <w:p w14:paraId="173791D8" w14:textId="41EB1F64" w:rsidR="00AC5FA2" w:rsidRPr="00D87C62" w:rsidRDefault="00AC5FA2" w:rsidP="00D87C62">
      <w:pPr>
        <w:pStyle w:val="ListBullet"/>
        <w:numPr>
          <w:ilvl w:val="0"/>
          <w:numId w:val="0"/>
        </w:numPr>
        <w:rPr>
          <w:b/>
          <w:bCs/>
          <w:sz w:val="26"/>
          <w:szCs w:val="26"/>
        </w:rPr>
      </w:pPr>
      <w:r w:rsidRPr="00D87C62">
        <w:rPr>
          <w:b/>
          <w:bCs/>
          <w:sz w:val="26"/>
          <w:szCs w:val="26"/>
        </w:rPr>
        <w:t xml:space="preserve">Appendix </w:t>
      </w:r>
      <w:r w:rsidR="00BC5D0A">
        <w:rPr>
          <w:b/>
          <w:bCs/>
          <w:sz w:val="26"/>
          <w:szCs w:val="26"/>
        </w:rPr>
        <w:t>C</w:t>
      </w:r>
      <w:r w:rsidRPr="00D87C62">
        <w:rPr>
          <w:b/>
          <w:bCs/>
          <w:sz w:val="26"/>
          <w:szCs w:val="26"/>
        </w:rPr>
        <w:t xml:space="preserve">: Sample Questions for the </w:t>
      </w:r>
      <w:r w:rsidR="005F7C82">
        <w:rPr>
          <w:b/>
          <w:bCs/>
          <w:sz w:val="26"/>
          <w:szCs w:val="26"/>
        </w:rPr>
        <w:t>formative</w:t>
      </w:r>
      <w:r w:rsidRPr="00D87C62">
        <w:rPr>
          <w:b/>
          <w:bCs/>
          <w:sz w:val="26"/>
          <w:szCs w:val="26"/>
        </w:rPr>
        <w:t xml:space="preserve"> part.</w:t>
      </w:r>
    </w:p>
    <w:p w14:paraId="467536FB" w14:textId="77777777" w:rsidR="009F4B1B" w:rsidRDefault="009F4B1B" w:rsidP="00AC5FA2">
      <w:pPr>
        <w:ind w:left="576"/>
        <w:rPr>
          <w:color w:val="EE0000"/>
        </w:rPr>
      </w:pPr>
    </w:p>
    <w:p w14:paraId="4BD61BD4" w14:textId="3187EBFE" w:rsidR="00AC5FA2" w:rsidRPr="00D328AA" w:rsidRDefault="00AC5FA2" w:rsidP="00AC5FA2">
      <w:pPr>
        <w:ind w:left="576"/>
        <w:rPr>
          <w:rFonts w:ascii="Menlo" w:hAnsi="Menlo" w:cs="Menlo"/>
          <w:color w:val="EE0000"/>
        </w:rPr>
      </w:pPr>
      <w:r w:rsidRPr="00D328AA">
        <w:rPr>
          <w:color w:val="EE0000"/>
        </w:rPr>
        <w:t xml:space="preserve">F1. </w:t>
      </w:r>
      <w:r w:rsidRPr="00D328AA">
        <w:rPr>
          <w:b/>
          <w:color w:val="EE0000"/>
        </w:rPr>
        <w:t>Engagement</w:t>
      </w:r>
      <w:r w:rsidRPr="00D328AA">
        <w:rPr>
          <w:color w:val="EE0000"/>
        </w:rPr>
        <w:t>: “I found the class sessions engaging.”</w:t>
      </w:r>
    </w:p>
    <w:p w14:paraId="6FF67306" w14:textId="77777777" w:rsidR="00AC5FA2" w:rsidRPr="00D328AA" w:rsidRDefault="00AC5FA2" w:rsidP="00AC5FA2">
      <w:pPr>
        <w:ind w:left="576"/>
        <w:rPr>
          <w:rFonts w:ascii="Menlo" w:hAnsi="Menlo" w:cs="Menlo"/>
          <w:color w:val="EE0000"/>
        </w:rPr>
      </w:pPr>
      <w:r w:rsidRPr="00D328AA">
        <w:rPr>
          <w:color w:val="EE0000"/>
        </w:rPr>
        <w:t xml:space="preserve">F2. </w:t>
      </w:r>
      <w:r w:rsidRPr="00D328AA">
        <w:rPr>
          <w:b/>
          <w:color w:val="EE0000"/>
        </w:rPr>
        <w:t>Workload</w:t>
      </w:r>
      <w:r w:rsidRPr="00D328AA">
        <w:rPr>
          <w:color w:val="EE0000"/>
        </w:rPr>
        <w:t xml:space="preserve">: “The workload in this course was </w:t>
      </w:r>
      <w:commentRangeStart w:id="14"/>
      <w:r w:rsidRPr="00D328AA">
        <w:rPr>
          <w:color w:val="EE0000"/>
        </w:rPr>
        <w:t>manageable</w:t>
      </w:r>
      <w:commentRangeEnd w:id="14"/>
      <w:r w:rsidR="004431C6" w:rsidRPr="00D328AA">
        <w:rPr>
          <w:rStyle w:val="CommentReference"/>
          <w:color w:val="EE0000"/>
          <w:sz w:val="22"/>
          <w:szCs w:val="22"/>
        </w:rPr>
        <w:commentReference w:id="14"/>
      </w:r>
      <w:r w:rsidRPr="00D328AA">
        <w:rPr>
          <w:color w:val="EE0000"/>
        </w:rPr>
        <w:t xml:space="preserve"> given the number of units.”</w:t>
      </w:r>
    </w:p>
    <w:p w14:paraId="5CA7934E" w14:textId="77777777" w:rsidR="00AC5FA2" w:rsidRPr="00D328AA" w:rsidRDefault="00AC5FA2" w:rsidP="00AC5FA2">
      <w:pPr>
        <w:ind w:left="576"/>
        <w:rPr>
          <w:color w:val="EE0000"/>
        </w:rPr>
      </w:pPr>
      <w:r w:rsidRPr="00D328AA">
        <w:rPr>
          <w:color w:val="EE0000"/>
        </w:rPr>
        <w:t xml:space="preserve">F3. </w:t>
      </w:r>
      <w:r w:rsidRPr="00D328AA">
        <w:rPr>
          <w:b/>
          <w:color w:val="EE0000"/>
        </w:rPr>
        <w:t>Interest change</w:t>
      </w:r>
      <w:r w:rsidRPr="00D328AA">
        <w:rPr>
          <w:color w:val="EE0000"/>
        </w:rPr>
        <w:t>: “This course increased my interest in the subject.”</w:t>
      </w:r>
    </w:p>
    <w:p w14:paraId="23CB075B" w14:textId="77777777" w:rsidR="00AC5FA2" w:rsidRPr="00D328AA" w:rsidRDefault="00AC5FA2" w:rsidP="00AC5FA2">
      <w:pPr>
        <w:ind w:left="576"/>
        <w:rPr>
          <w:color w:val="EE0000"/>
        </w:rPr>
      </w:pPr>
      <w:r w:rsidRPr="00D328AA">
        <w:rPr>
          <w:color w:val="EE0000"/>
        </w:rPr>
        <w:t xml:space="preserve">F4. </w:t>
      </w:r>
      <w:r w:rsidRPr="00D328AA">
        <w:rPr>
          <w:b/>
          <w:bCs/>
          <w:color w:val="EE0000"/>
        </w:rPr>
        <w:t>Open-ended feedback</w:t>
      </w:r>
      <w:r w:rsidRPr="00D328AA">
        <w:rPr>
          <w:color w:val="EE0000"/>
        </w:rPr>
        <w:t xml:space="preserve">: "Is there anything the instructor could change to </w:t>
      </w:r>
      <w:commentRangeStart w:id="15"/>
      <w:r w:rsidRPr="00D328AA">
        <w:rPr>
          <w:color w:val="EE0000"/>
        </w:rPr>
        <w:t>improve your experience in this course</w:t>
      </w:r>
      <w:commentRangeEnd w:id="15"/>
      <w:r w:rsidR="00A430B6" w:rsidRPr="00D328AA">
        <w:rPr>
          <w:rStyle w:val="CommentReference"/>
          <w:color w:val="EE0000"/>
          <w:sz w:val="22"/>
          <w:szCs w:val="22"/>
        </w:rPr>
        <w:commentReference w:id="15"/>
      </w:r>
      <w:r w:rsidRPr="00D328AA">
        <w:rPr>
          <w:color w:val="EE0000"/>
        </w:rPr>
        <w:t>?"</w:t>
      </w:r>
    </w:p>
    <w:p w14:paraId="3E6948C9" w14:textId="77777777" w:rsidR="00AC5FA2" w:rsidRDefault="00AC5FA2" w:rsidP="00520271">
      <w:pPr>
        <w:pStyle w:val="ListBullet"/>
        <w:numPr>
          <w:ilvl w:val="0"/>
          <w:numId w:val="0"/>
        </w:numPr>
        <w:ind w:left="504" w:hanging="360"/>
      </w:pPr>
    </w:p>
    <w:p w14:paraId="7AB41B09" w14:textId="77777777" w:rsidR="00BC5D0A" w:rsidRDefault="00BC5D0A" w:rsidP="00BC5D0A">
      <w:pPr>
        <w:pStyle w:val="Heading2"/>
        <w:ind w:hanging="360"/>
      </w:pPr>
      <w:r>
        <w:t>Appendix D: Sample Checklists for Peer Review (From USC’s Center for Excellence in Teaching)</w:t>
      </w:r>
    </w:p>
    <w:p w14:paraId="6A7E2972" w14:textId="77777777" w:rsidR="00BC5D0A" w:rsidRPr="004D4AEE" w:rsidRDefault="00BC5D0A" w:rsidP="00BC5D0A">
      <w:pPr>
        <w:pStyle w:val="ListBullet"/>
      </w:pPr>
      <w:hyperlink r:id="rId17" w:tgtFrame="_blank" w:history="1">
        <w:r w:rsidRPr="004D4AEE">
          <w:rPr>
            <w:rStyle w:val="Hyperlink"/>
          </w:rPr>
          <w:t>Classroom Teaching Observation Checklist</w:t>
        </w:r>
      </w:hyperlink>
    </w:p>
    <w:p w14:paraId="0508D9F4" w14:textId="77777777" w:rsidR="00BC5D0A" w:rsidRDefault="00BC5D0A" w:rsidP="00BC5D0A">
      <w:pPr>
        <w:pStyle w:val="ListBullet"/>
      </w:pPr>
      <w:hyperlink r:id="rId18" w:tgtFrame="_blank" w:history="1">
        <w:r w:rsidRPr="004D4AEE">
          <w:rPr>
            <w:rStyle w:val="Hyperlink"/>
          </w:rPr>
          <w:t>Course Design Syllabus Review Checklist</w:t>
        </w:r>
      </w:hyperlink>
    </w:p>
    <w:p w14:paraId="3F9E0975" w14:textId="77777777" w:rsidR="00BC5D0A" w:rsidRPr="004D4AEE" w:rsidRDefault="00BC5D0A" w:rsidP="00BC5D0A">
      <w:pPr>
        <w:pStyle w:val="ListBullet"/>
      </w:pPr>
      <w:hyperlink r:id="rId19" w:tgtFrame="_blank" w:history="1">
        <w:r w:rsidRPr="004D4AEE">
          <w:rPr>
            <w:rStyle w:val="Hyperlink"/>
          </w:rPr>
          <w:t>Synchronous Online Teaching Observation Checklist</w:t>
        </w:r>
      </w:hyperlink>
    </w:p>
    <w:p w14:paraId="2CDDA09A" w14:textId="77777777" w:rsidR="00BC5D0A" w:rsidRDefault="00BC5D0A" w:rsidP="00BC5D0A">
      <w:pPr>
        <w:pStyle w:val="ListBullet"/>
      </w:pPr>
      <w:hyperlink r:id="rId20" w:tgtFrame="_blank" w:history="1">
        <w:r w:rsidRPr="004D4AEE">
          <w:rPr>
            <w:rStyle w:val="Hyperlink"/>
          </w:rPr>
          <w:t>Synchronous Online Course Design Syllabus Review Checklist</w:t>
        </w:r>
      </w:hyperlink>
    </w:p>
    <w:p w14:paraId="4D66F848" w14:textId="77777777" w:rsidR="00BC5D0A" w:rsidRPr="004D4AEE" w:rsidRDefault="00BC5D0A" w:rsidP="00BC5D0A">
      <w:pPr>
        <w:pStyle w:val="ListBullet"/>
      </w:pPr>
      <w:hyperlink r:id="rId21" w:tgtFrame="_blank" w:history="1">
        <w:r w:rsidRPr="004D4AEE">
          <w:rPr>
            <w:rStyle w:val="Hyperlink"/>
          </w:rPr>
          <w:t>Asynchronous Online Teaching Observation Checklist</w:t>
        </w:r>
      </w:hyperlink>
    </w:p>
    <w:p w14:paraId="024FAED0" w14:textId="77777777" w:rsidR="00BC5D0A" w:rsidRDefault="00BC5D0A" w:rsidP="00BC5D0A">
      <w:pPr>
        <w:pStyle w:val="ListBullet"/>
      </w:pPr>
      <w:hyperlink r:id="rId22" w:tgtFrame="_blank" w:history="1">
        <w:r w:rsidRPr="004D4AEE">
          <w:rPr>
            <w:rStyle w:val="Hyperlink"/>
          </w:rPr>
          <w:t>Asynchronous Online Course Design Syllabus Review Checklist</w:t>
        </w:r>
      </w:hyperlink>
    </w:p>
    <w:p w14:paraId="072A3EB3" w14:textId="77777777" w:rsidR="00BC5D0A" w:rsidRPr="004D4AEE" w:rsidRDefault="00BC5D0A" w:rsidP="00520271">
      <w:pPr>
        <w:pStyle w:val="ListBullet"/>
        <w:numPr>
          <w:ilvl w:val="0"/>
          <w:numId w:val="0"/>
        </w:numPr>
        <w:ind w:left="504" w:hanging="360"/>
      </w:pPr>
    </w:p>
    <w:sectPr w:rsidR="00BC5D0A" w:rsidRPr="004D4AEE" w:rsidSect="00034616">
      <w:footerReference w:type="even" r:id="rId23"/>
      <w:footerReference w:type="default" r:id="rId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an Lee" w:date="2026-02-19T11:31:00Z" w:initials="JL">
    <w:p w14:paraId="55AA880C" w14:textId="0694FAF9" w:rsidR="00471E24" w:rsidRDefault="00471E24" w:rsidP="00471E24">
      <w:r>
        <w:rPr>
          <w:rStyle w:val="CommentReference"/>
        </w:rPr>
        <w:annotationRef/>
      </w:r>
      <w:r>
        <w:rPr>
          <w:sz w:val="20"/>
          <w:szCs w:val="20"/>
        </w:rPr>
        <w:t>Evaluators will need this information (ideally before evaluating the candidate) in order to accurately evaluate the candidate.</w:t>
      </w:r>
    </w:p>
  </w:comment>
  <w:comment w:id="1" w:author="Jean Lee" w:date="2026-02-19T11:29:00Z" w:initials="JL">
    <w:p w14:paraId="3D7D5A98" w14:textId="77777777" w:rsidR="004431C6" w:rsidRDefault="00471E24" w:rsidP="004431C6">
      <w:r>
        <w:rPr>
          <w:rStyle w:val="CommentReference"/>
        </w:rPr>
        <w:annotationRef/>
      </w:r>
      <w:r w:rsidR="004431C6">
        <w:rPr>
          <w:sz w:val="20"/>
          <w:szCs w:val="20"/>
        </w:rPr>
        <w:t>Realistically, how would information be obtained to evaluate this?</w:t>
      </w:r>
    </w:p>
  </w:comment>
  <w:comment w:id="2" w:author="Jean Lee" w:date="2026-02-19T11:37:00Z" w:initials="JL">
    <w:p w14:paraId="7C006E4E" w14:textId="77777777" w:rsidR="000D5EF7" w:rsidRDefault="000D5EF7" w:rsidP="000D5EF7">
      <w:r>
        <w:rPr>
          <w:rStyle w:val="CommentReference"/>
        </w:rPr>
        <w:annotationRef/>
      </w:r>
      <w:r>
        <w:rPr>
          <w:sz w:val="20"/>
          <w:szCs w:val="20"/>
        </w:rPr>
        <w:t>Ideally, questions about course relevance should be asked after the student has graduated and is  in next chapter of their career. Sometimes a student can't really tell if a course if relevant (or effective) until they have a context for it (such as what their job duties require).</w:t>
      </w:r>
    </w:p>
  </w:comment>
  <w:comment w:id="4" w:author="Jean Lee" w:date="2026-02-19T11:32:00Z" w:initials="JL">
    <w:p w14:paraId="5EAFCDE7" w14:textId="77777777" w:rsidR="00471E24" w:rsidRDefault="00471E24" w:rsidP="00471E24">
      <w:r>
        <w:rPr>
          <w:rStyle w:val="CommentReference"/>
        </w:rPr>
        <w:annotationRef/>
      </w:r>
      <w:r>
        <w:rPr>
          <w:sz w:val="20"/>
          <w:szCs w:val="20"/>
        </w:rPr>
        <w:t>Strongly agree</w:t>
      </w:r>
    </w:p>
  </w:comment>
  <w:comment w:id="5" w:author="Jean Lee" w:date="2026-02-19T11:38:00Z" w:initials="JL">
    <w:p w14:paraId="16291DD6" w14:textId="77777777" w:rsidR="000D5EF7" w:rsidRDefault="000D5EF7" w:rsidP="000D5EF7">
      <w:r>
        <w:rPr>
          <w:rStyle w:val="CommentReference"/>
        </w:rPr>
        <w:annotationRef/>
      </w:r>
      <w:r>
        <w:rPr>
          <w:sz w:val="20"/>
          <w:szCs w:val="20"/>
        </w:rPr>
        <w:t>Do you mean "formative"?</w:t>
      </w:r>
    </w:p>
  </w:comment>
  <w:comment w:id="6" w:author="Jean Lee" w:date="2026-02-19T11:49:00Z" w:initials="JL">
    <w:p w14:paraId="37D60350" w14:textId="77777777" w:rsidR="003C1D02" w:rsidRDefault="003C1D02" w:rsidP="003C1D02">
      <w:r>
        <w:rPr>
          <w:rStyle w:val="CommentReference"/>
        </w:rPr>
        <w:annotationRef/>
      </w:r>
      <w:r>
        <w:rPr>
          <w:sz w:val="20"/>
          <w:szCs w:val="20"/>
        </w:rPr>
        <w:t>Maybe consider the wording "per current peer-reviewed literature" in place of "nationwide"?</w:t>
      </w:r>
    </w:p>
  </w:comment>
  <w:comment w:id="7" w:author="Jean Lee" w:date="2026-02-19T11:46:00Z" w:initials="JL">
    <w:p w14:paraId="153A95A0" w14:textId="77777777" w:rsidR="003C1D02" w:rsidRDefault="003C1D02" w:rsidP="003C1D02">
      <w:r>
        <w:rPr>
          <w:rStyle w:val="CommentReference"/>
        </w:rPr>
        <w:annotationRef/>
      </w:r>
      <w:r>
        <w:rPr>
          <w:sz w:val="20"/>
          <w:szCs w:val="20"/>
        </w:rPr>
        <w:t>I understand what you're getting at here.  My worry is that evaluators may default to "Strongly Agree = 5, Agree = 4, etc." because candidates will likely want a concrete, quantitative answer to "How well do I need to teach in order to get tenure/promoted?".  As a committee, I think we may need to come up with a response to that question that evaluators can use in order to avoid the temptation to go for "Strongly Agree = 5, Agree = 4, etc."</w:t>
      </w:r>
    </w:p>
  </w:comment>
  <w:comment w:id="8" w:author="Jean Lee" w:date="2026-02-19T11:50:00Z" w:initials="JL">
    <w:p w14:paraId="303BC078" w14:textId="77777777" w:rsidR="003C1D02" w:rsidRDefault="003C1D02" w:rsidP="003C1D02">
      <w:r>
        <w:rPr>
          <w:rStyle w:val="CommentReference"/>
        </w:rPr>
        <w:annotationRef/>
      </w:r>
      <w:r>
        <w:rPr>
          <w:sz w:val="20"/>
          <w:szCs w:val="20"/>
        </w:rPr>
        <w:t>Strongly agree with all bullet points in this section.</w:t>
      </w:r>
    </w:p>
  </w:comment>
  <w:comment w:id="9" w:author="Jean Lee" w:date="2026-02-19T11:49:00Z" w:initials="JL">
    <w:p w14:paraId="3AC24B27" w14:textId="77777777" w:rsidR="003C1D02" w:rsidRDefault="003C1D02" w:rsidP="003C1D02">
      <w:r>
        <w:rPr>
          <w:rStyle w:val="CommentReference"/>
        </w:rPr>
        <w:annotationRef/>
      </w:r>
      <w:r>
        <w:rPr>
          <w:sz w:val="20"/>
          <w:szCs w:val="20"/>
        </w:rPr>
        <w:t>Maybe consider the wording "per current peer-reviewed literature" in place of "nationwide"?</w:t>
      </w:r>
    </w:p>
  </w:comment>
  <w:comment w:id="10" w:author="Jean Lee" w:date="2026-02-19T11:53:00Z" w:initials="JL">
    <w:p w14:paraId="47045B5D" w14:textId="77777777" w:rsidR="003C1D02" w:rsidRDefault="003C1D02" w:rsidP="003C1D02">
      <w:r>
        <w:rPr>
          <w:rStyle w:val="CommentReference"/>
        </w:rPr>
        <w:annotationRef/>
      </w:r>
      <w:r>
        <w:rPr>
          <w:sz w:val="20"/>
          <w:szCs w:val="20"/>
        </w:rPr>
        <w:t>Recommend inserting the word "similar" here.</w:t>
      </w:r>
    </w:p>
  </w:comment>
  <w:comment w:id="12" w:author="Jean Lee" w:date="2026-02-19T12:08:00Z" w:initials="JL">
    <w:p w14:paraId="5A446F37" w14:textId="1B8C4A88" w:rsidR="000C2DD4" w:rsidRDefault="000C2DD4" w:rsidP="000C2DD4">
      <w:r>
        <w:rPr>
          <w:rStyle w:val="CommentReference"/>
        </w:rPr>
        <w:annotationRef/>
      </w:r>
      <w:r>
        <w:rPr>
          <w:sz w:val="20"/>
          <w:szCs w:val="20"/>
        </w:rPr>
        <w:t>Maybe consider adding "and fairness".</w:t>
      </w:r>
    </w:p>
  </w:comment>
  <w:comment w:id="14" w:author="Jean Lee" w:date="2026-02-19T11:58:00Z" w:initials="JL">
    <w:p w14:paraId="27B79EC2" w14:textId="77777777" w:rsidR="003C5C69" w:rsidRDefault="004431C6" w:rsidP="003C5C69">
      <w:r>
        <w:rPr>
          <w:rStyle w:val="CommentReference"/>
        </w:rPr>
        <w:annotationRef/>
      </w:r>
      <w:r w:rsidR="003C5C69">
        <w:rPr>
          <w:sz w:val="20"/>
          <w:szCs w:val="20"/>
        </w:rPr>
        <w:t>Maybe consider "reasonable" instead of "manageable" for equity reasons: For example, a student who needs to work or take care of family issues for 20+ hours/week may have more difficulty managing a 15 unit course load than someone who doesn't have these time and responsibility constraints.  Also, "manageability" seems to be more about the student's ability to manage their time and responsibilities than about the instructor's teaching ability.</w:t>
      </w:r>
    </w:p>
  </w:comment>
  <w:comment w:id="15" w:author="Jean Lee" w:date="2026-02-19T12:04:00Z" w:initials="JL">
    <w:p w14:paraId="09FA857B" w14:textId="77777777" w:rsidR="003C5C69" w:rsidRDefault="004431C6" w:rsidP="003C5C69">
      <w:r>
        <w:rPr>
          <w:rStyle w:val="CommentReference"/>
        </w:rPr>
        <w:annotationRef/>
      </w:r>
      <w:r w:rsidR="003C5C69">
        <w:rPr>
          <w:sz w:val="20"/>
          <w:szCs w:val="20"/>
        </w:rPr>
        <w:t>Maybe consider changing this wording to "improve your understanding of the course material" or "help you better achieve the course learning objectives".  This avoids potentially snarky student responses such as "my experience in the course would be improved if the instructor dressed better/graded easier/allowed me to use my phone whenever I want/etc."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AA880C" w15:done="0"/>
  <w15:commentEx w15:paraId="3D7D5A98" w15:done="0"/>
  <w15:commentEx w15:paraId="7C006E4E" w15:done="0"/>
  <w15:commentEx w15:paraId="5EAFCDE7" w15:done="0"/>
  <w15:commentEx w15:paraId="16291DD6" w15:done="0"/>
  <w15:commentEx w15:paraId="37D60350" w15:done="0"/>
  <w15:commentEx w15:paraId="153A95A0" w15:done="0"/>
  <w15:commentEx w15:paraId="303BC078" w15:done="0"/>
  <w15:commentEx w15:paraId="3AC24B27" w15:done="0"/>
  <w15:commentEx w15:paraId="47045B5D" w15:done="0"/>
  <w15:commentEx w15:paraId="5A446F37" w15:done="0"/>
  <w15:commentEx w15:paraId="27B79EC2" w15:done="0"/>
  <w15:commentEx w15:paraId="09FA85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863F61" w16cex:dateUtc="2026-02-19T19:31:00Z"/>
  <w16cex:commentExtensible w16cex:durableId="78A6285E" w16cex:dateUtc="2026-02-19T19:29:00Z"/>
  <w16cex:commentExtensible w16cex:durableId="4147B4F9" w16cex:dateUtc="2026-02-19T19:37:00Z"/>
  <w16cex:commentExtensible w16cex:durableId="2B3F2EEF" w16cex:dateUtc="2026-02-19T19:32:00Z"/>
  <w16cex:commentExtensible w16cex:durableId="7586F514" w16cex:dateUtc="2026-02-19T19:38:00Z"/>
  <w16cex:commentExtensible w16cex:durableId="73AF6A97" w16cex:dateUtc="2026-02-19T19:49:00Z"/>
  <w16cex:commentExtensible w16cex:durableId="1C373F89" w16cex:dateUtc="2026-02-19T19:46:00Z"/>
  <w16cex:commentExtensible w16cex:durableId="1FE3C989" w16cex:dateUtc="2026-02-19T19:50:00Z"/>
  <w16cex:commentExtensible w16cex:durableId="2F4D0385" w16cex:dateUtc="2026-02-19T19:49:00Z"/>
  <w16cex:commentExtensible w16cex:durableId="2DBC62C4" w16cex:dateUtc="2026-02-19T19:53:00Z"/>
  <w16cex:commentExtensible w16cex:durableId="3A76AB48" w16cex:dateUtc="2026-02-19T20:08:00Z"/>
  <w16cex:commentExtensible w16cex:durableId="06D80C76" w16cex:dateUtc="2026-02-19T19:58:00Z"/>
  <w16cex:commentExtensible w16cex:durableId="25ABF3F7" w16cex:dateUtc="2026-02-19T2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AA880C" w16cid:durableId="1F863F61"/>
  <w16cid:commentId w16cid:paraId="3D7D5A98" w16cid:durableId="78A6285E"/>
  <w16cid:commentId w16cid:paraId="7C006E4E" w16cid:durableId="4147B4F9"/>
  <w16cid:commentId w16cid:paraId="5EAFCDE7" w16cid:durableId="2B3F2EEF"/>
  <w16cid:commentId w16cid:paraId="16291DD6" w16cid:durableId="7586F514"/>
  <w16cid:commentId w16cid:paraId="37D60350" w16cid:durableId="73AF6A97"/>
  <w16cid:commentId w16cid:paraId="153A95A0" w16cid:durableId="1C373F89"/>
  <w16cid:commentId w16cid:paraId="303BC078" w16cid:durableId="1FE3C989"/>
  <w16cid:commentId w16cid:paraId="3AC24B27" w16cid:durableId="2F4D0385"/>
  <w16cid:commentId w16cid:paraId="47045B5D" w16cid:durableId="2DBC62C4"/>
  <w16cid:commentId w16cid:paraId="5A446F37" w16cid:durableId="3A76AB48"/>
  <w16cid:commentId w16cid:paraId="27B79EC2" w16cid:durableId="06D80C76"/>
  <w16cid:commentId w16cid:paraId="09FA857B" w16cid:durableId="25ABF3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66FCA" w14:textId="77777777" w:rsidR="004D09E2" w:rsidRDefault="004D09E2" w:rsidP="0006057F">
      <w:pPr>
        <w:spacing w:after="0" w:line="240" w:lineRule="auto"/>
      </w:pPr>
      <w:r>
        <w:separator/>
      </w:r>
    </w:p>
  </w:endnote>
  <w:endnote w:type="continuationSeparator" w:id="0">
    <w:p w14:paraId="0F5BEDCF" w14:textId="77777777" w:rsidR="004D09E2" w:rsidRDefault="004D09E2" w:rsidP="00060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5845975"/>
      <w:docPartObj>
        <w:docPartGallery w:val="Page Numbers (Bottom of Page)"/>
        <w:docPartUnique/>
      </w:docPartObj>
    </w:sdtPr>
    <w:sdtContent>
      <w:p w14:paraId="29B59C68" w14:textId="613E3C65" w:rsidR="0006057F" w:rsidRDefault="0006057F" w:rsidP="00DF25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262711" w14:textId="77777777" w:rsidR="0006057F" w:rsidRDefault="000605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4411841"/>
      <w:docPartObj>
        <w:docPartGallery w:val="Page Numbers (Bottom of Page)"/>
        <w:docPartUnique/>
      </w:docPartObj>
    </w:sdtPr>
    <w:sdtContent>
      <w:p w14:paraId="5EF2B918" w14:textId="1E980965" w:rsidR="0006057F" w:rsidRDefault="0006057F" w:rsidP="00DF25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C8F1D7" w14:textId="77777777" w:rsidR="0006057F" w:rsidRDefault="00060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308B5" w14:textId="77777777" w:rsidR="004D09E2" w:rsidRDefault="004D09E2" w:rsidP="0006057F">
      <w:pPr>
        <w:spacing w:after="0" w:line="240" w:lineRule="auto"/>
      </w:pPr>
      <w:r>
        <w:separator/>
      </w:r>
    </w:p>
  </w:footnote>
  <w:footnote w:type="continuationSeparator" w:id="0">
    <w:p w14:paraId="672E0F7B" w14:textId="77777777" w:rsidR="004D09E2" w:rsidRDefault="004D09E2" w:rsidP="00060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2E20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575FC"/>
    <w:multiLevelType w:val="hybridMultilevel"/>
    <w:tmpl w:val="14100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6614D6"/>
    <w:multiLevelType w:val="hybridMultilevel"/>
    <w:tmpl w:val="D31EA5A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013024">
    <w:abstractNumId w:val="8"/>
  </w:num>
  <w:num w:numId="2" w16cid:durableId="1581257071">
    <w:abstractNumId w:val="6"/>
  </w:num>
  <w:num w:numId="3" w16cid:durableId="337662863">
    <w:abstractNumId w:val="5"/>
  </w:num>
  <w:num w:numId="4" w16cid:durableId="1143934189">
    <w:abstractNumId w:val="4"/>
  </w:num>
  <w:num w:numId="5" w16cid:durableId="1326279402">
    <w:abstractNumId w:val="7"/>
  </w:num>
  <w:num w:numId="6" w16cid:durableId="529343932">
    <w:abstractNumId w:val="3"/>
  </w:num>
  <w:num w:numId="7" w16cid:durableId="1978366411">
    <w:abstractNumId w:val="2"/>
  </w:num>
  <w:num w:numId="8" w16cid:durableId="988631873">
    <w:abstractNumId w:val="1"/>
  </w:num>
  <w:num w:numId="9" w16cid:durableId="747534634">
    <w:abstractNumId w:val="0"/>
  </w:num>
  <w:num w:numId="10" w16cid:durableId="1146164484">
    <w:abstractNumId w:val="10"/>
  </w:num>
  <w:num w:numId="11" w16cid:durableId="203923365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 Lee">
    <w15:presenceInfo w15:providerId="AD" w15:userId="S::jlee473@calpoly.edu::5109083a-1088-42c4-a8dd-d26b03fcd9d8"/>
  </w15:person>
  <w15:person w15:author="Eduardo Zambrano">
    <w15:presenceInfo w15:providerId="AD" w15:userId="S::ezambran@calpoly.edu::bd0bc077-e196-4621-ba76-2ed25b890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F92"/>
    <w:rsid w:val="00034616"/>
    <w:rsid w:val="0006057F"/>
    <w:rsid w:val="0006063C"/>
    <w:rsid w:val="000B4174"/>
    <w:rsid w:val="000C2DD4"/>
    <w:rsid w:val="000D5EF7"/>
    <w:rsid w:val="000E1BD8"/>
    <w:rsid w:val="00146C6E"/>
    <w:rsid w:val="0015074B"/>
    <w:rsid w:val="00196B46"/>
    <w:rsid w:val="001B4434"/>
    <w:rsid w:val="00256D87"/>
    <w:rsid w:val="0029639D"/>
    <w:rsid w:val="002B1A30"/>
    <w:rsid w:val="003131B8"/>
    <w:rsid w:val="00326F90"/>
    <w:rsid w:val="00395D70"/>
    <w:rsid w:val="003C1D02"/>
    <w:rsid w:val="003C5C69"/>
    <w:rsid w:val="00407904"/>
    <w:rsid w:val="004431C6"/>
    <w:rsid w:val="00471E24"/>
    <w:rsid w:val="00485A88"/>
    <w:rsid w:val="004D09E2"/>
    <w:rsid w:val="004D4AEE"/>
    <w:rsid w:val="00502319"/>
    <w:rsid w:val="00520271"/>
    <w:rsid w:val="00521869"/>
    <w:rsid w:val="00526626"/>
    <w:rsid w:val="00571E79"/>
    <w:rsid w:val="005859D5"/>
    <w:rsid w:val="005F7C82"/>
    <w:rsid w:val="006677C9"/>
    <w:rsid w:val="007A03FF"/>
    <w:rsid w:val="009C1195"/>
    <w:rsid w:val="009F4B1B"/>
    <w:rsid w:val="00A430B6"/>
    <w:rsid w:val="00A46312"/>
    <w:rsid w:val="00A70548"/>
    <w:rsid w:val="00AA1D8D"/>
    <w:rsid w:val="00AC5FA2"/>
    <w:rsid w:val="00B47730"/>
    <w:rsid w:val="00B53442"/>
    <w:rsid w:val="00B55380"/>
    <w:rsid w:val="00BC5D0A"/>
    <w:rsid w:val="00BF38F3"/>
    <w:rsid w:val="00C01815"/>
    <w:rsid w:val="00CB0664"/>
    <w:rsid w:val="00CC575E"/>
    <w:rsid w:val="00CF3DDD"/>
    <w:rsid w:val="00CF4B98"/>
    <w:rsid w:val="00D04302"/>
    <w:rsid w:val="00D328AA"/>
    <w:rsid w:val="00D87C62"/>
    <w:rsid w:val="00DE2E35"/>
    <w:rsid w:val="00E16D7D"/>
    <w:rsid w:val="00E83129"/>
    <w:rsid w:val="00E95E71"/>
    <w:rsid w:val="00EA35FF"/>
    <w:rsid w:val="00EB4936"/>
    <w:rsid w:val="00EE380A"/>
    <w:rsid w:val="00F12304"/>
    <w:rsid w:val="00F36286"/>
    <w:rsid w:val="00F90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0C7C2"/>
  <w14:defaultImageDpi w14:val="300"/>
  <w15:docId w15:val="{171C1C70-D118-4346-BD53-853F90CF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720"/>
    </w:pPr>
    <w:rPr>
      <w:i/>
      <w:iCs/>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B1A30"/>
    <w:rPr>
      <w:color w:val="0000FF" w:themeColor="hyperlink"/>
      <w:u w:val="single"/>
    </w:rPr>
  </w:style>
  <w:style w:type="character" w:styleId="UnresolvedMention">
    <w:name w:val="Unresolved Mention"/>
    <w:basedOn w:val="DefaultParagraphFont"/>
    <w:uiPriority w:val="99"/>
    <w:semiHidden/>
    <w:unhideWhenUsed/>
    <w:rsid w:val="002B1A30"/>
    <w:rPr>
      <w:color w:val="605E5C"/>
      <w:shd w:val="clear" w:color="auto" w:fill="E1DFDD"/>
    </w:rPr>
  </w:style>
  <w:style w:type="character" w:styleId="FollowedHyperlink">
    <w:name w:val="FollowedHyperlink"/>
    <w:basedOn w:val="DefaultParagraphFont"/>
    <w:uiPriority w:val="99"/>
    <w:semiHidden/>
    <w:unhideWhenUsed/>
    <w:rsid w:val="00B55380"/>
    <w:rPr>
      <w:color w:val="800080" w:themeColor="followedHyperlink"/>
      <w:u w:val="single"/>
    </w:rPr>
  </w:style>
  <w:style w:type="character" w:styleId="PageNumber">
    <w:name w:val="page number"/>
    <w:basedOn w:val="DefaultParagraphFont"/>
    <w:uiPriority w:val="99"/>
    <w:semiHidden/>
    <w:unhideWhenUsed/>
    <w:rsid w:val="0006057F"/>
  </w:style>
  <w:style w:type="paragraph" w:styleId="Revision">
    <w:name w:val="Revision"/>
    <w:hidden/>
    <w:uiPriority w:val="99"/>
    <w:semiHidden/>
    <w:rsid w:val="00471E24"/>
    <w:pPr>
      <w:spacing w:after="0" w:line="240" w:lineRule="auto"/>
    </w:pPr>
    <w:rPr>
      <w:rFonts w:ascii="Calibri" w:hAnsi="Calibri"/>
      <w:color w:val="000000"/>
    </w:rPr>
  </w:style>
  <w:style w:type="character" w:styleId="CommentReference">
    <w:name w:val="annotation reference"/>
    <w:basedOn w:val="DefaultParagraphFont"/>
    <w:uiPriority w:val="99"/>
    <w:semiHidden/>
    <w:unhideWhenUsed/>
    <w:rsid w:val="00471E24"/>
    <w:rPr>
      <w:sz w:val="16"/>
      <w:szCs w:val="16"/>
    </w:rPr>
  </w:style>
  <w:style w:type="paragraph" w:styleId="CommentText">
    <w:name w:val="annotation text"/>
    <w:basedOn w:val="Normal"/>
    <w:link w:val="CommentTextChar"/>
    <w:uiPriority w:val="99"/>
    <w:semiHidden/>
    <w:unhideWhenUsed/>
    <w:rsid w:val="00471E24"/>
    <w:pPr>
      <w:spacing w:line="240" w:lineRule="auto"/>
    </w:pPr>
    <w:rPr>
      <w:sz w:val="20"/>
      <w:szCs w:val="20"/>
    </w:rPr>
  </w:style>
  <w:style w:type="character" w:customStyle="1" w:styleId="CommentTextChar">
    <w:name w:val="Comment Text Char"/>
    <w:basedOn w:val="DefaultParagraphFont"/>
    <w:link w:val="CommentText"/>
    <w:uiPriority w:val="99"/>
    <w:semiHidden/>
    <w:rsid w:val="00471E24"/>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471E24"/>
    <w:rPr>
      <w:b/>
      <w:bCs/>
    </w:rPr>
  </w:style>
  <w:style w:type="character" w:customStyle="1" w:styleId="CommentSubjectChar">
    <w:name w:val="Comment Subject Char"/>
    <w:basedOn w:val="CommentTextChar"/>
    <w:link w:val="CommentSubject"/>
    <w:uiPriority w:val="99"/>
    <w:semiHidden/>
    <w:rsid w:val="00471E24"/>
    <w:rPr>
      <w:rFonts w:ascii="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cs.google.com/presentation/d/1Xd0rsImrPFJX4Zk-bKbEHzRWRj8fn1jMf9zmffYWN58/edit?slide=id.g106f77e0e56_0_6" TargetMode="External"/><Relationship Id="rId18" Type="http://schemas.openxmlformats.org/officeDocument/2006/relationships/hyperlink" Target="https://cet.usc.edu/teaching-resources/course-design-syllabus-review-checklist/"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cet.usc.edu/teaching-resources/asynchronous-online-teaching-observation-checklist/" TargetMode="External"/><Relationship Id="rId7" Type="http://schemas.openxmlformats.org/officeDocument/2006/relationships/endnotes" Target="endnotes.xml"/><Relationship Id="rId12" Type="http://schemas.openxmlformats.org/officeDocument/2006/relationships/hyperlink" Target="https://docs.google.com/presentation/d/1Xd0rsImrPFJX4Zk-bKbEHzRWRj8fn1jMf9zmffYWN58/edit?slide=id.g106f77e0e56_0_6" TargetMode="External"/><Relationship Id="rId17" Type="http://schemas.openxmlformats.org/officeDocument/2006/relationships/hyperlink" Target="https://cet.usc.edu/teaching-resources/classroom-teaching-observation-checklis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fanet.ca/wp-content/uploads/2018/11/Stark_report.pdf" TargetMode="External"/><Relationship Id="rId20" Type="http://schemas.openxmlformats.org/officeDocument/2006/relationships/hyperlink" Target="https://cet.usc.edu/teaching-resources/synchronous-online-course-design-syllabus-review-checkli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cademic-senate.berkeley.edu/sites/default/files/divco_to_vpf-eval_of_teaching_w.enc-06.29.2021.pdf" TargetMode="External"/><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https://cet.usc.edu/teaching-resources/synchronous-online-teaching-observation-checklist/"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scienceopen.com/hosted-document?doi=10.14293/S2199-1006.1.SOR-EDU.AETBZC.v1" TargetMode="External"/><Relationship Id="rId22" Type="http://schemas.openxmlformats.org/officeDocument/2006/relationships/hyperlink" Target="https://cet.usc.edu/teaching-resources/asynchronous-online-course-design-syllabus-review-checklis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1700</Words>
  <Characters>9981</Characters>
  <Application>Microsoft Office Word</Application>
  <DocSecurity>0</DocSecurity>
  <Lines>383</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Zambrano</cp:lastModifiedBy>
  <cp:revision>4</cp:revision>
  <cp:lastPrinted>2026-02-12T21:47:00Z</cp:lastPrinted>
  <dcterms:created xsi:type="dcterms:W3CDTF">2026-02-19T20:08:00Z</dcterms:created>
  <dcterms:modified xsi:type="dcterms:W3CDTF">2026-02-23T20:42:00Z</dcterms:modified>
  <cp:category/>
</cp:coreProperties>
</file>